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BB600F" w:rsidRDefault="001C0305" w14:paraId="05ECCBFF" w14:textId="77777777">
      <w:pPr>
        <w:spacing w:after="0" w:line="259" w:lineRule="auto"/>
        <w:ind w:left="0" w:firstLine="0"/>
        <w:jc w:val="left"/>
      </w:pPr>
      <w:r>
        <w:rPr>
          <w:rFonts w:ascii="Arial" w:hAnsi="Arial" w:eastAsia="Arial" w:cs="Arial"/>
          <w:sz w:val="24"/>
        </w:rPr>
        <w:t xml:space="preserve"> </w:t>
      </w:r>
    </w:p>
    <w:p w:rsidR="00BB600F" w:rsidRDefault="001C0305" w14:paraId="685AB03A" w14:textId="77777777">
      <w:pPr>
        <w:tabs>
          <w:tab w:val="center" w:pos="4517"/>
          <w:tab w:val="center" w:pos="7793"/>
        </w:tabs>
        <w:spacing w:after="10" w:line="250" w:lineRule="auto"/>
        <w:ind w:left="-15" w:firstLine="0"/>
        <w:jc w:val="left"/>
      </w:pPr>
      <w:r>
        <w:rPr>
          <w:rFonts w:ascii="Arial" w:hAnsi="Arial" w:eastAsia="Arial" w:cs="Arial"/>
          <w:sz w:val="24"/>
        </w:rPr>
        <w:t xml:space="preserve">Universidad de Oviedo </w:t>
      </w:r>
      <w:r>
        <w:rPr>
          <w:rFonts w:ascii="Arial" w:hAnsi="Arial" w:eastAsia="Arial" w:cs="Arial"/>
          <w:sz w:val="24"/>
        </w:rPr>
        <w:tab/>
      </w:r>
      <w:r>
        <w:rPr>
          <w:rFonts w:ascii="Arial" w:hAnsi="Arial" w:eastAsia="Arial" w:cs="Arial"/>
          <w:sz w:val="24"/>
        </w:rPr>
        <w:t xml:space="preserve"> </w:t>
      </w:r>
      <w:r>
        <w:rPr>
          <w:rFonts w:ascii="Arial" w:hAnsi="Arial" w:eastAsia="Arial" w:cs="Arial"/>
          <w:sz w:val="24"/>
        </w:rPr>
        <w:tab/>
      </w:r>
      <w:r>
        <w:rPr>
          <w:rFonts w:ascii="Arial" w:hAnsi="Arial" w:eastAsia="Arial" w:cs="Arial"/>
          <w:sz w:val="24"/>
        </w:rPr>
        <w:t xml:space="preserve">Prácticas de Ingeniería  </w:t>
      </w:r>
    </w:p>
    <w:p w:rsidR="00BB600F" w:rsidRDefault="001C0305" w14:paraId="7A27A2EB" w14:textId="77777777">
      <w:pPr>
        <w:tabs>
          <w:tab w:val="center" w:pos="8355"/>
        </w:tabs>
        <w:spacing w:after="10" w:line="250" w:lineRule="auto"/>
        <w:ind w:left="-15" w:firstLine="0"/>
        <w:jc w:val="left"/>
      </w:pPr>
      <w:r>
        <w:rPr>
          <w:rFonts w:ascii="Arial" w:hAnsi="Arial" w:eastAsia="Arial" w:cs="Arial"/>
          <w:sz w:val="24"/>
        </w:rPr>
        <w:t xml:space="preserve">E.P.I. </w:t>
      </w:r>
      <w:r>
        <w:rPr>
          <w:rFonts w:ascii="Arial" w:hAnsi="Arial" w:eastAsia="Arial" w:cs="Arial"/>
          <w:sz w:val="24"/>
        </w:rPr>
        <w:tab/>
      </w:r>
      <w:r>
        <w:rPr>
          <w:rFonts w:ascii="Arial" w:hAnsi="Arial" w:eastAsia="Arial" w:cs="Arial"/>
          <w:sz w:val="24"/>
        </w:rPr>
        <w:t xml:space="preserve">del Software  </w:t>
      </w:r>
    </w:p>
    <w:p w:rsidR="00BB600F" w:rsidRDefault="001C0305" w14:paraId="5DA20941" w14:textId="77777777">
      <w:pPr>
        <w:spacing w:after="94" w:line="250" w:lineRule="auto"/>
        <w:ind w:left="-5" w:right="5713"/>
        <w:jc w:val="left"/>
      </w:pPr>
      <w:r>
        <w:rPr>
          <w:rFonts w:ascii="Arial" w:hAnsi="Arial" w:eastAsia="Arial" w:cs="Arial"/>
          <w:sz w:val="24"/>
        </w:rPr>
        <w:t xml:space="preserve">Departamento de Informática GIJON </w:t>
      </w:r>
    </w:p>
    <w:p w:rsidR="00BB600F" w:rsidRDefault="001C0305" w14:paraId="2C49F46E" w14:textId="77777777">
      <w:pPr>
        <w:spacing w:after="103" w:line="259" w:lineRule="auto"/>
        <w:ind w:left="0" w:firstLine="0"/>
        <w:jc w:val="left"/>
      </w:pPr>
      <w:r>
        <w:t xml:space="preserve"> </w:t>
      </w:r>
    </w:p>
    <w:p w:rsidR="00BB600F" w:rsidRDefault="001C0305" w14:paraId="2C32F66E" w14:textId="77777777">
      <w:pPr>
        <w:spacing w:after="122" w:line="259" w:lineRule="auto"/>
        <w:ind w:left="0" w:firstLine="0"/>
        <w:jc w:val="left"/>
      </w:pPr>
      <w:r>
        <w:t xml:space="preserve"> </w:t>
      </w:r>
    </w:p>
    <w:p w:rsidR="00BB600F" w:rsidRDefault="001C0305" w14:paraId="3A24A4F7" w14:textId="77777777">
      <w:pPr>
        <w:spacing w:after="0" w:line="259" w:lineRule="auto"/>
        <w:ind w:left="312" w:firstLine="487"/>
        <w:jc w:val="left"/>
      </w:pPr>
      <w:r>
        <w:rPr>
          <w:rFonts w:ascii="Arial" w:hAnsi="Arial" w:eastAsia="Arial" w:cs="Arial"/>
          <w:b/>
          <w:sz w:val="36"/>
        </w:rPr>
        <w:t xml:space="preserve">Gestión informatizada del departamento de restauración de un complejo hostelero-deportivo </w:t>
      </w:r>
    </w:p>
    <w:tbl>
      <w:tblPr>
        <w:tblStyle w:val="TableGrid"/>
        <w:tblW w:w="5984" w:type="dxa"/>
        <w:tblInd w:w="0" w:type="dxa"/>
        <w:tblLook w:val="04A0" w:firstRow="1" w:lastRow="0" w:firstColumn="1" w:lastColumn="0" w:noHBand="0" w:noVBand="1"/>
      </w:tblPr>
      <w:tblGrid>
        <w:gridCol w:w="4323"/>
        <w:gridCol w:w="425"/>
        <w:gridCol w:w="1236"/>
      </w:tblGrid>
      <w:tr w:rsidR="00BB600F" w14:paraId="545C0126" w14:textId="77777777">
        <w:trPr>
          <w:trHeight w:val="272"/>
        </w:trPr>
        <w:tc>
          <w:tcPr>
            <w:tcW w:w="4323" w:type="dxa"/>
            <w:tcBorders>
              <w:top w:val="nil"/>
              <w:left w:val="nil"/>
              <w:bottom w:val="nil"/>
              <w:right w:val="nil"/>
            </w:tcBorders>
          </w:tcPr>
          <w:p w:rsidR="00BB600F" w:rsidRDefault="001C0305" w14:paraId="2AD96AC1" w14:textId="77777777">
            <w:pPr>
              <w:spacing w:after="0" w:line="259" w:lineRule="auto"/>
              <w:ind w:left="0" w:firstLine="0"/>
              <w:jc w:val="left"/>
            </w:pPr>
            <w:r>
              <w:rPr>
                <w:rFonts w:ascii="Arial" w:hAnsi="Arial" w:eastAsia="Arial" w:cs="Arial"/>
                <w:sz w:val="24"/>
              </w:rPr>
              <w:t xml:space="preserve"> </w:t>
            </w:r>
            <w:r>
              <w:rPr>
                <w:rFonts w:ascii="Arial" w:hAnsi="Arial" w:eastAsia="Arial" w:cs="Arial"/>
                <w:sz w:val="24"/>
              </w:rPr>
              <w:tab/>
            </w:r>
            <w:r>
              <w:rPr>
                <w:rFonts w:ascii="Arial" w:hAnsi="Arial" w:eastAsia="Arial" w:cs="Arial"/>
                <w:sz w:val="24"/>
              </w:rPr>
              <w:t xml:space="preserve"> </w:t>
            </w:r>
          </w:p>
        </w:tc>
        <w:tc>
          <w:tcPr>
            <w:tcW w:w="425" w:type="dxa"/>
            <w:tcBorders>
              <w:top w:val="nil"/>
              <w:left w:val="nil"/>
              <w:bottom w:val="nil"/>
              <w:right w:val="nil"/>
            </w:tcBorders>
          </w:tcPr>
          <w:p w:rsidR="00BB600F" w:rsidRDefault="001C0305" w14:paraId="71E12B7A" w14:textId="77777777">
            <w:pPr>
              <w:spacing w:after="0" w:line="259" w:lineRule="auto"/>
              <w:ind w:left="0" w:firstLine="0"/>
              <w:jc w:val="left"/>
            </w:pPr>
            <w:r>
              <w:rPr>
                <w:rFonts w:ascii="Arial" w:hAnsi="Arial" w:eastAsia="Arial" w:cs="Arial"/>
                <w:sz w:val="24"/>
              </w:rPr>
              <w:t xml:space="preserve"> </w:t>
            </w:r>
          </w:p>
        </w:tc>
        <w:tc>
          <w:tcPr>
            <w:tcW w:w="1236" w:type="dxa"/>
            <w:tcBorders>
              <w:top w:val="nil"/>
              <w:left w:val="nil"/>
              <w:bottom w:val="nil"/>
              <w:right w:val="nil"/>
            </w:tcBorders>
          </w:tcPr>
          <w:p w:rsidR="00BB600F" w:rsidRDefault="001C0305" w14:paraId="664DDE74" w14:textId="77777777">
            <w:pPr>
              <w:spacing w:after="0" w:line="259" w:lineRule="auto"/>
              <w:ind w:left="0" w:firstLine="0"/>
              <w:jc w:val="left"/>
            </w:pPr>
            <w:r>
              <w:rPr>
                <w:rFonts w:ascii="Arial" w:hAnsi="Arial" w:eastAsia="Arial" w:cs="Arial"/>
                <w:sz w:val="24"/>
              </w:rPr>
              <w:t xml:space="preserve"> </w:t>
            </w:r>
          </w:p>
        </w:tc>
      </w:tr>
      <w:tr w:rsidR="00BB600F" w14:paraId="0181C31F" w14:textId="77777777">
        <w:trPr>
          <w:trHeight w:val="283"/>
        </w:trPr>
        <w:tc>
          <w:tcPr>
            <w:tcW w:w="4323" w:type="dxa"/>
            <w:tcBorders>
              <w:top w:val="nil"/>
              <w:left w:val="nil"/>
              <w:bottom w:val="nil"/>
              <w:right w:val="nil"/>
            </w:tcBorders>
          </w:tcPr>
          <w:p w:rsidR="00BB600F" w:rsidRDefault="001C0305" w14:paraId="68A4F60E" w14:textId="77777777">
            <w:pPr>
              <w:tabs>
                <w:tab w:val="center" w:pos="2649"/>
              </w:tabs>
              <w:spacing w:after="0" w:line="259" w:lineRule="auto"/>
              <w:ind w:left="0" w:firstLine="0"/>
              <w:jc w:val="left"/>
            </w:pPr>
            <w:r>
              <w:rPr>
                <w:rFonts w:ascii="Arial" w:hAnsi="Arial" w:eastAsia="Arial" w:cs="Arial"/>
                <w:sz w:val="24"/>
              </w:rPr>
              <w:t xml:space="preserve"> </w:t>
            </w:r>
            <w:r>
              <w:rPr>
                <w:rFonts w:ascii="Arial" w:hAnsi="Arial" w:eastAsia="Arial" w:cs="Arial"/>
                <w:sz w:val="24"/>
              </w:rPr>
              <w:tab/>
            </w:r>
            <w:r>
              <w:rPr>
                <w:rFonts w:ascii="Arial" w:hAnsi="Arial" w:eastAsia="Arial" w:cs="Arial"/>
                <w:b/>
                <w:sz w:val="24"/>
              </w:rPr>
              <w:t xml:space="preserve">Código: </w:t>
            </w:r>
          </w:p>
        </w:tc>
        <w:tc>
          <w:tcPr>
            <w:tcW w:w="425" w:type="dxa"/>
            <w:tcBorders>
              <w:top w:val="nil"/>
              <w:left w:val="nil"/>
              <w:bottom w:val="nil"/>
              <w:right w:val="nil"/>
            </w:tcBorders>
          </w:tcPr>
          <w:p w:rsidR="00BB600F" w:rsidRDefault="001C0305" w14:paraId="1B805C77" w14:textId="77777777">
            <w:pPr>
              <w:spacing w:after="0" w:line="259" w:lineRule="auto"/>
              <w:ind w:left="0" w:firstLine="0"/>
              <w:jc w:val="left"/>
            </w:pPr>
            <w:r>
              <w:rPr>
                <w:rFonts w:ascii="Arial" w:hAnsi="Arial" w:eastAsia="Arial" w:cs="Arial"/>
                <w:sz w:val="24"/>
              </w:rPr>
              <w:t xml:space="preserve"> </w:t>
            </w:r>
          </w:p>
        </w:tc>
        <w:tc>
          <w:tcPr>
            <w:tcW w:w="1236" w:type="dxa"/>
            <w:tcBorders>
              <w:top w:val="nil"/>
              <w:left w:val="nil"/>
              <w:bottom w:val="nil"/>
              <w:right w:val="nil"/>
            </w:tcBorders>
          </w:tcPr>
          <w:p w:rsidR="00BB600F" w:rsidRDefault="001C0305" w14:paraId="266811DB" w14:textId="77777777">
            <w:pPr>
              <w:spacing w:after="0" w:line="259" w:lineRule="auto"/>
              <w:ind w:left="0" w:firstLine="0"/>
              <w:jc w:val="left"/>
            </w:pPr>
            <w:r>
              <w:rPr>
                <w:rFonts w:ascii="Arial" w:hAnsi="Arial" w:eastAsia="Arial" w:cs="Arial"/>
                <w:sz w:val="24"/>
              </w:rPr>
              <w:t xml:space="preserve">GRH </w:t>
            </w:r>
          </w:p>
        </w:tc>
      </w:tr>
      <w:tr w:rsidR="00BB600F" w14:paraId="106FE378" w14:textId="77777777">
        <w:trPr>
          <w:trHeight w:val="279"/>
        </w:trPr>
        <w:tc>
          <w:tcPr>
            <w:tcW w:w="4323" w:type="dxa"/>
            <w:tcBorders>
              <w:top w:val="nil"/>
              <w:left w:val="nil"/>
              <w:bottom w:val="nil"/>
              <w:right w:val="nil"/>
            </w:tcBorders>
          </w:tcPr>
          <w:p w:rsidR="00BB600F" w:rsidRDefault="001C0305" w14:paraId="6A273774" w14:textId="77777777">
            <w:pPr>
              <w:tabs>
                <w:tab w:val="center" w:pos="2689"/>
              </w:tabs>
              <w:spacing w:after="0" w:line="259" w:lineRule="auto"/>
              <w:ind w:left="0" w:firstLine="0"/>
              <w:jc w:val="left"/>
            </w:pPr>
            <w:r>
              <w:rPr>
                <w:rFonts w:ascii="Arial" w:hAnsi="Arial" w:eastAsia="Arial" w:cs="Arial"/>
                <w:sz w:val="24"/>
              </w:rPr>
              <w:t xml:space="preserve"> </w:t>
            </w:r>
            <w:r>
              <w:rPr>
                <w:rFonts w:ascii="Arial" w:hAnsi="Arial" w:eastAsia="Arial" w:cs="Arial"/>
                <w:sz w:val="24"/>
              </w:rPr>
              <w:tab/>
            </w:r>
            <w:r>
              <w:rPr>
                <w:rFonts w:ascii="Arial" w:hAnsi="Arial" w:eastAsia="Arial" w:cs="Arial"/>
                <w:b/>
                <w:sz w:val="24"/>
              </w:rPr>
              <w:t xml:space="preserve">Número: </w:t>
            </w:r>
          </w:p>
        </w:tc>
        <w:tc>
          <w:tcPr>
            <w:tcW w:w="425" w:type="dxa"/>
            <w:tcBorders>
              <w:top w:val="nil"/>
              <w:left w:val="nil"/>
              <w:bottom w:val="nil"/>
              <w:right w:val="nil"/>
            </w:tcBorders>
          </w:tcPr>
          <w:p w:rsidR="00BB600F" w:rsidRDefault="001C0305" w14:paraId="7D874A02" w14:textId="77777777">
            <w:pPr>
              <w:spacing w:after="0" w:line="259" w:lineRule="auto"/>
              <w:ind w:left="0" w:firstLine="0"/>
              <w:jc w:val="left"/>
            </w:pPr>
            <w:r>
              <w:rPr>
                <w:rFonts w:ascii="Arial" w:hAnsi="Arial" w:eastAsia="Arial" w:cs="Arial"/>
                <w:sz w:val="24"/>
              </w:rPr>
              <w:t xml:space="preserve"> </w:t>
            </w:r>
          </w:p>
        </w:tc>
        <w:tc>
          <w:tcPr>
            <w:tcW w:w="1236" w:type="dxa"/>
            <w:tcBorders>
              <w:top w:val="nil"/>
              <w:left w:val="nil"/>
              <w:bottom w:val="nil"/>
              <w:right w:val="nil"/>
            </w:tcBorders>
          </w:tcPr>
          <w:p w:rsidR="00BB600F" w:rsidRDefault="001C0305" w14:paraId="4A2F3778" w14:textId="77777777">
            <w:pPr>
              <w:spacing w:after="0" w:line="259" w:lineRule="auto"/>
              <w:ind w:left="0" w:firstLine="0"/>
            </w:pPr>
            <w:r>
              <w:rPr>
                <w:rFonts w:ascii="Arial" w:hAnsi="Arial" w:eastAsia="Arial" w:cs="Arial"/>
                <w:sz w:val="24"/>
              </w:rPr>
              <w:t xml:space="preserve">IS1_00_13 </w:t>
            </w:r>
          </w:p>
        </w:tc>
      </w:tr>
    </w:tbl>
    <w:p w:rsidR="00BB600F" w:rsidRDefault="001C0305" w14:paraId="2F762326" w14:textId="77777777">
      <w:pPr>
        <w:spacing w:after="104" w:line="259" w:lineRule="auto"/>
        <w:ind w:left="0" w:firstLine="0"/>
        <w:jc w:val="left"/>
      </w:pPr>
      <w:r>
        <w:t xml:space="preserve"> </w:t>
      </w:r>
    </w:p>
    <w:p w:rsidR="00BB600F" w:rsidRDefault="001C0305" w14:paraId="622F3741" w14:textId="77777777">
      <w:pPr>
        <w:spacing w:after="81" w:line="259" w:lineRule="auto"/>
        <w:ind w:left="0" w:firstLine="0"/>
        <w:jc w:val="left"/>
      </w:pPr>
      <w:r>
        <w:t xml:space="preserve"> </w:t>
      </w:r>
    </w:p>
    <w:p w:rsidR="00BB600F" w:rsidRDefault="001C0305" w14:paraId="48679945" w14:textId="77777777">
      <w:pPr>
        <w:spacing w:after="0" w:line="259" w:lineRule="auto"/>
        <w:ind w:right="625"/>
        <w:jc w:val="center"/>
      </w:pPr>
      <w:r>
        <w:rPr>
          <w:rFonts w:ascii="Arial" w:hAnsi="Arial" w:eastAsia="Arial" w:cs="Arial"/>
          <w:b/>
          <w:sz w:val="32"/>
        </w:rPr>
        <w:t xml:space="preserve">Estudio de Viabilidad del Sistema  </w:t>
      </w:r>
    </w:p>
    <w:tbl>
      <w:tblPr>
        <w:tblStyle w:val="TableGrid"/>
        <w:tblW w:w="6380" w:type="dxa"/>
        <w:tblInd w:w="0" w:type="dxa"/>
        <w:tblLook w:val="04A0" w:firstRow="1" w:lastRow="0" w:firstColumn="1" w:lastColumn="0" w:noHBand="0" w:noVBand="1"/>
      </w:tblPr>
      <w:tblGrid>
        <w:gridCol w:w="2232"/>
        <w:gridCol w:w="2091"/>
        <w:gridCol w:w="425"/>
        <w:gridCol w:w="1632"/>
      </w:tblGrid>
      <w:tr w:rsidR="00BB600F" w14:paraId="2FFD8308" w14:textId="77777777">
        <w:trPr>
          <w:trHeight w:val="279"/>
        </w:trPr>
        <w:tc>
          <w:tcPr>
            <w:tcW w:w="2232" w:type="dxa"/>
            <w:tcBorders>
              <w:top w:val="nil"/>
              <w:left w:val="nil"/>
              <w:bottom w:val="nil"/>
              <w:right w:val="nil"/>
            </w:tcBorders>
          </w:tcPr>
          <w:p w:rsidR="00BB600F" w:rsidRDefault="001C0305" w14:paraId="496FD20B" w14:textId="77777777">
            <w:pPr>
              <w:spacing w:after="0" w:line="259" w:lineRule="auto"/>
              <w:ind w:left="0" w:firstLine="0"/>
              <w:jc w:val="left"/>
            </w:pPr>
            <w:r>
              <w:rPr>
                <w:rFonts w:ascii="Arial" w:hAnsi="Arial" w:eastAsia="Arial" w:cs="Arial"/>
                <w:sz w:val="24"/>
              </w:rPr>
              <w:t xml:space="preserve"> </w:t>
            </w:r>
          </w:p>
        </w:tc>
        <w:tc>
          <w:tcPr>
            <w:tcW w:w="2091" w:type="dxa"/>
            <w:tcBorders>
              <w:top w:val="nil"/>
              <w:left w:val="nil"/>
              <w:bottom w:val="nil"/>
              <w:right w:val="nil"/>
            </w:tcBorders>
          </w:tcPr>
          <w:p w:rsidR="00BB600F" w:rsidRDefault="001C0305" w14:paraId="61D9D200" w14:textId="77777777">
            <w:pPr>
              <w:spacing w:after="0" w:line="259" w:lineRule="auto"/>
              <w:ind w:left="0" w:firstLine="0"/>
              <w:jc w:val="left"/>
            </w:pPr>
            <w:r>
              <w:rPr>
                <w:rFonts w:ascii="Arial" w:hAnsi="Arial" w:eastAsia="Arial" w:cs="Arial"/>
                <w:b/>
                <w:sz w:val="24"/>
              </w:rPr>
              <w:t xml:space="preserve"> </w:t>
            </w:r>
          </w:p>
        </w:tc>
        <w:tc>
          <w:tcPr>
            <w:tcW w:w="425" w:type="dxa"/>
            <w:tcBorders>
              <w:top w:val="nil"/>
              <w:left w:val="nil"/>
              <w:bottom w:val="nil"/>
              <w:right w:val="nil"/>
            </w:tcBorders>
          </w:tcPr>
          <w:p w:rsidR="00BB600F" w:rsidRDefault="001C0305" w14:paraId="7C5A3A50" w14:textId="77777777">
            <w:pPr>
              <w:spacing w:after="0" w:line="259" w:lineRule="auto"/>
              <w:ind w:left="12" w:firstLine="0"/>
              <w:jc w:val="left"/>
            </w:pPr>
            <w:r>
              <w:rPr>
                <w:rFonts w:ascii="Arial" w:hAnsi="Arial" w:eastAsia="Arial" w:cs="Arial"/>
                <w:sz w:val="24"/>
              </w:rPr>
              <w:t xml:space="preserve"> </w:t>
            </w:r>
          </w:p>
        </w:tc>
        <w:tc>
          <w:tcPr>
            <w:tcW w:w="1632" w:type="dxa"/>
            <w:tcBorders>
              <w:top w:val="nil"/>
              <w:left w:val="nil"/>
              <w:bottom w:val="nil"/>
              <w:right w:val="nil"/>
            </w:tcBorders>
          </w:tcPr>
          <w:p w:rsidR="00BB600F" w:rsidRDefault="001C0305" w14:paraId="2C7C19FB" w14:textId="77777777">
            <w:pPr>
              <w:spacing w:after="0" w:line="259" w:lineRule="auto"/>
              <w:ind w:left="0" w:firstLine="0"/>
              <w:jc w:val="left"/>
            </w:pPr>
            <w:r>
              <w:rPr>
                <w:rFonts w:ascii="Arial" w:hAnsi="Arial" w:eastAsia="Arial" w:cs="Arial"/>
                <w:sz w:val="24"/>
              </w:rPr>
              <w:t xml:space="preserve"> </w:t>
            </w:r>
          </w:p>
        </w:tc>
      </w:tr>
      <w:tr w:rsidR="00BB600F" w14:paraId="400FA1CA" w14:textId="77777777">
        <w:trPr>
          <w:trHeight w:val="283"/>
        </w:trPr>
        <w:tc>
          <w:tcPr>
            <w:tcW w:w="2232" w:type="dxa"/>
            <w:tcBorders>
              <w:top w:val="nil"/>
              <w:left w:val="nil"/>
              <w:bottom w:val="nil"/>
              <w:right w:val="nil"/>
            </w:tcBorders>
          </w:tcPr>
          <w:p w:rsidR="00BB600F" w:rsidRDefault="001C0305" w14:paraId="2B98A35F" w14:textId="77777777">
            <w:pPr>
              <w:spacing w:after="0" w:line="259" w:lineRule="auto"/>
              <w:ind w:left="0" w:firstLine="0"/>
              <w:jc w:val="left"/>
            </w:pPr>
            <w:r>
              <w:rPr>
                <w:rFonts w:ascii="Arial" w:hAnsi="Arial" w:eastAsia="Arial" w:cs="Arial"/>
                <w:sz w:val="24"/>
              </w:rPr>
              <w:t xml:space="preserve"> </w:t>
            </w:r>
          </w:p>
        </w:tc>
        <w:tc>
          <w:tcPr>
            <w:tcW w:w="2091" w:type="dxa"/>
            <w:tcBorders>
              <w:top w:val="nil"/>
              <w:left w:val="nil"/>
              <w:bottom w:val="nil"/>
              <w:right w:val="nil"/>
            </w:tcBorders>
          </w:tcPr>
          <w:p w:rsidR="00BB600F" w:rsidRDefault="001C0305" w14:paraId="19C048B5" w14:textId="77777777">
            <w:pPr>
              <w:spacing w:after="0" w:line="259" w:lineRule="auto"/>
              <w:ind w:left="0" w:firstLine="0"/>
              <w:jc w:val="left"/>
            </w:pPr>
            <w:r>
              <w:rPr>
                <w:rFonts w:ascii="Arial" w:hAnsi="Arial" w:eastAsia="Arial" w:cs="Arial"/>
                <w:b/>
                <w:sz w:val="24"/>
              </w:rPr>
              <w:t xml:space="preserve">Doc. Id.: </w:t>
            </w:r>
          </w:p>
        </w:tc>
        <w:tc>
          <w:tcPr>
            <w:tcW w:w="425" w:type="dxa"/>
            <w:tcBorders>
              <w:top w:val="nil"/>
              <w:left w:val="nil"/>
              <w:bottom w:val="nil"/>
              <w:right w:val="nil"/>
            </w:tcBorders>
          </w:tcPr>
          <w:p w:rsidR="00BB600F" w:rsidRDefault="001C0305" w14:paraId="00B20F64" w14:textId="77777777">
            <w:pPr>
              <w:spacing w:after="0" w:line="259" w:lineRule="auto"/>
              <w:ind w:left="12" w:firstLine="0"/>
              <w:jc w:val="left"/>
            </w:pPr>
            <w:r>
              <w:rPr>
                <w:rFonts w:ascii="Arial" w:hAnsi="Arial" w:eastAsia="Arial" w:cs="Arial"/>
                <w:sz w:val="24"/>
              </w:rPr>
              <w:t xml:space="preserve"> </w:t>
            </w:r>
          </w:p>
        </w:tc>
        <w:tc>
          <w:tcPr>
            <w:tcW w:w="1632" w:type="dxa"/>
            <w:tcBorders>
              <w:top w:val="nil"/>
              <w:left w:val="nil"/>
              <w:bottom w:val="nil"/>
              <w:right w:val="nil"/>
            </w:tcBorders>
          </w:tcPr>
          <w:p w:rsidR="00BB600F" w:rsidRDefault="001C0305" w14:paraId="4A051551" w14:textId="77777777">
            <w:pPr>
              <w:spacing w:after="0" w:line="259" w:lineRule="auto"/>
              <w:ind w:left="0" w:firstLine="0"/>
              <w:jc w:val="left"/>
            </w:pPr>
            <w:r>
              <w:rPr>
                <w:rFonts w:ascii="Arial" w:hAnsi="Arial" w:eastAsia="Arial" w:cs="Arial"/>
                <w:sz w:val="24"/>
              </w:rPr>
              <w:t xml:space="preserve">ARS </w:t>
            </w:r>
          </w:p>
        </w:tc>
      </w:tr>
      <w:tr w:rsidR="00BB600F" w14:paraId="3B2A6A18" w14:textId="77777777">
        <w:trPr>
          <w:trHeight w:val="283"/>
        </w:trPr>
        <w:tc>
          <w:tcPr>
            <w:tcW w:w="2232" w:type="dxa"/>
            <w:tcBorders>
              <w:top w:val="nil"/>
              <w:left w:val="nil"/>
              <w:bottom w:val="nil"/>
              <w:right w:val="nil"/>
            </w:tcBorders>
          </w:tcPr>
          <w:p w:rsidR="00BB600F" w:rsidRDefault="001C0305" w14:paraId="32BE8DC3" w14:textId="77777777">
            <w:pPr>
              <w:spacing w:after="0" w:line="259" w:lineRule="auto"/>
              <w:ind w:left="0" w:firstLine="0"/>
              <w:jc w:val="left"/>
            </w:pPr>
            <w:r>
              <w:rPr>
                <w:rFonts w:ascii="Arial" w:hAnsi="Arial" w:eastAsia="Arial" w:cs="Arial"/>
                <w:sz w:val="24"/>
              </w:rPr>
              <w:t xml:space="preserve"> </w:t>
            </w:r>
          </w:p>
        </w:tc>
        <w:tc>
          <w:tcPr>
            <w:tcW w:w="2091" w:type="dxa"/>
            <w:tcBorders>
              <w:top w:val="nil"/>
              <w:left w:val="nil"/>
              <w:bottom w:val="nil"/>
              <w:right w:val="nil"/>
            </w:tcBorders>
          </w:tcPr>
          <w:p w:rsidR="00BB600F" w:rsidRDefault="001C0305" w14:paraId="53514157" w14:textId="77777777">
            <w:pPr>
              <w:spacing w:after="0" w:line="259" w:lineRule="auto"/>
              <w:ind w:left="0" w:firstLine="0"/>
              <w:jc w:val="left"/>
            </w:pPr>
            <w:r>
              <w:rPr>
                <w:rFonts w:ascii="Arial" w:hAnsi="Arial" w:eastAsia="Arial" w:cs="Arial"/>
                <w:b/>
                <w:sz w:val="24"/>
              </w:rPr>
              <w:t xml:space="preserve">Versión: </w:t>
            </w:r>
          </w:p>
        </w:tc>
        <w:tc>
          <w:tcPr>
            <w:tcW w:w="425" w:type="dxa"/>
            <w:tcBorders>
              <w:top w:val="nil"/>
              <w:left w:val="nil"/>
              <w:bottom w:val="nil"/>
              <w:right w:val="nil"/>
            </w:tcBorders>
          </w:tcPr>
          <w:p w:rsidR="00BB600F" w:rsidRDefault="001C0305" w14:paraId="6F4475BA" w14:textId="77777777">
            <w:pPr>
              <w:spacing w:after="0" w:line="259" w:lineRule="auto"/>
              <w:ind w:left="12" w:firstLine="0"/>
              <w:jc w:val="left"/>
            </w:pPr>
            <w:r>
              <w:rPr>
                <w:rFonts w:ascii="Arial" w:hAnsi="Arial" w:eastAsia="Arial" w:cs="Arial"/>
                <w:sz w:val="24"/>
              </w:rPr>
              <w:t xml:space="preserve"> </w:t>
            </w:r>
          </w:p>
        </w:tc>
        <w:tc>
          <w:tcPr>
            <w:tcW w:w="1632" w:type="dxa"/>
            <w:tcBorders>
              <w:top w:val="nil"/>
              <w:left w:val="nil"/>
              <w:bottom w:val="nil"/>
              <w:right w:val="nil"/>
            </w:tcBorders>
          </w:tcPr>
          <w:p w:rsidR="00BB600F" w:rsidRDefault="001C0305" w14:paraId="30655995" w14:textId="77777777">
            <w:pPr>
              <w:spacing w:after="0" w:line="259" w:lineRule="auto"/>
              <w:ind w:left="0" w:firstLine="0"/>
              <w:jc w:val="left"/>
            </w:pPr>
            <w:r>
              <w:rPr>
                <w:rFonts w:ascii="Arial" w:hAnsi="Arial" w:eastAsia="Arial" w:cs="Arial"/>
                <w:sz w:val="24"/>
              </w:rPr>
              <w:t xml:space="preserve">2.0 </w:t>
            </w:r>
          </w:p>
        </w:tc>
      </w:tr>
      <w:tr w:rsidR="00BB600F" w14:paraId="73D68FBB" w14:textId="77777777">
        <w:trPr>
          <w:trHeight w:val="283"/>
        </w:trPr>
        <w:tc>
          <w:tcPr>
            <w:tcW w:w="2232" w:type="dxa"/>
            <w:tcBorders>
              <w:top w:val="nil"/>
              <w:left w:val="nil"/>
              <w:bottom w:val="nil"/>
              <w:right w:val="nil"/>
            </w:tcBorders>
          </w:tcPr>
          <w:p w:rsidR="00BB600F" w:rsidRDefault="001C0305" w14:paraId="6534E0B3" w14:textId="77777777">
            <w:pPr>
              <w:spacing w:after="0" w:line="259" w:lineRule="auto"/>
              <w:ind w:left="0" w:firstLine="0"/>
              <w:jc w:val="left"/>
            </w:pPr>
            <w:r>
              <w:rPr>
                <w:rFonts w:ascii="Arial" w:hAnsi="Arial" w:eastAsia="Arial" w:cs="Arial"/>
                <w:sz w:val="24"/>
              </w:rPr>
              <w:t xml:space="preserve"> </w:t>
            </w:r>
          </w:p>
        </w:tc>
        <w:tc>
          <w:tcPr>
            <w:tcW w:w="2091" w:type="dxa"/>
            <w:tcBorders>
              <w:top w:val="nil"/>
              <w:left w:val="nil"/>
              <w:bottom w:val="nil"/>
              <w:right w:val="nil"/>
            </w:tcBorders>
          </w:tcPr>
          <w:p w:rsidR="00BB600F" w:rsidRDefault="001C0305" w14:paraId="389D25E5" w14:textId="77777777">
            <w:pPr>
              <w:spacing w:after="0" w:line="259" w:lineRule="auto"/>
              <w:ind w:left="0" w:firstLine="0"/>
              <w:jc w:val="left"/>
            </w:pPr>
            <w:r>
              <w:rPr>
                <w:rFonts w:ascii="Arial" w:hAnsi="Arial" w:eastAsia="Arial" w:cs="Arial"/>
                <w:b/>
                <w:sz w:val="24"/>
              </w:rPr>
              <w:t xml:space="preserve">Fecha: </w:t>
            </w:r>
          </w:p>
        </w:tc>
        <w:tc>
          <w:tcPr>
            <w:tcW w:w="425" w:type="dxa"/>
            <w:tcBorders>
              <w:top w:val="nil"/>
              <w:left w:val="nil"/>
              <w:bottom w:val="nil"/>
              <w:right w:val="nil"/>
            </w:tcBorders>
          </w:tcPr>
          <w:p w:rsidR="00BB600F" w:rsidRDefault="001C0305" w14:paraId="7FC3871F" w14:textId="77777777">
            <w:pPr>
              <w:spacing w:after="0" w:line="259" w:lineRule="auto"/>
              <w:ind w:left="12" w:firstLine="0"/>
              <w:jc w:val="left"/>
            </w:pPr>
            <w:r>
              <w:rPr>
                <w:rFonts w:ascii="Arial" w:hAnsi="Arial" w:eastAsia="Arial" w:cs="Arial"/>
                <w:sz w:val="24"/>
              </w:rPr>
              <w:t xml:space="preserve"> </w:t>
            </w:r>
          </w:p>
        </w:tc>
        <w:tc>
          <w:tcPr>
            <w:tcW w:w="1632" w:type="dxa"/>
            <w:tcBorders>
              <w:top w:val="nil"/>
              <w:left w:val="nil"/>
              <w:bottom w:val="nil"/>
              <w:right w:val="nil"/>
            </w:tcBorders>
          </w:tcPr>
          <w:p w:rsidR="00BB600F" w:rsidRDefault="001C0305" w14:paraId="0B23B4AA" w14:textId="77777777">
            <w:pPr>
              <w:spacing w:after="0" w:line="259" w:lineRule="auto"/>
              <w:ind w:left="0" w:firstLine="0"/>
              <w:jc w:val="left"/>
            </w:pPr>
            <w:r>
              <w:rPr>
                <w:rFonts w:ascii="Arial" w:hAnsi="Arial" w:eastAsia="Arial" w:cs="Arial"/>
                <w:sz w:val="24"/>
              </w:rPr>
              <w:t xml:space="preserve">03-01-2019 </w:t>
            </w:r>
          </w:p>
        </w:tc>
      </w:tr>
      <w:tr w:rsidR="00BB600F" w14:paraId="7F0BDFE6" w14:textId="77777777">
        <w:trPr>
          <w:trHeight w:val="264"/>
        </w:trPr>
        <w:tc>
          <w:tcPr>
            <w:tcW w:w="2232" w:type="dxa"/>
            <w:tcBorders>
              <w:top w:val="nil"/>
              <w:left w:val="nil"/>
              <w:bottom w:val="nil"/>
              <w:right w:val="nil"/>
            </w:tcBorders>
          </w:tcPr>
          <w:p w:rsidR="00BB600F" w:rsidRDefault="001C0305" w14:paraId="0954FF0F" w14:textId="77777777">
            <w:pPr>
              <w:spacing w:after="0" w:line="259" w:lineRule="auto"/>
              <w:ind w:left="0" w:firstLine="0"/>
              <w:jc w:val="left"/>
            </w:pPr>
            <w:r>
              <w:rPr>
                <w:rFonts w:ascii="Arial" w:hAnsi="Arial" w:eastAsia="Arial" w:cs="Arial"/>
                <w:sz w:val="24"/>
              </w:rPr>
              <w:t xml:space="preserve"> </w:t>
            </w:r>
          </w:p>
        </w:tc>
        <w:tc>
          <w:tcPr>
            <w:tcW w:w="2091" w:type="dxa"/>
            <w:tcBorders>
              <w:top w:val="nil"/>
              <w:left w:val="nil"/>
              <w:bottom w:val="nil"/>
              <w:right w:val="nil"/>
            </w:tcBorders>
          </w:tcPr>
          <w:p w:rsidR="00BB600F" w:rsidRDefault="001C0305" w14:paraId="1CC99B53" w14:textId="77777777">
            <w:pPr>
              <w:spacing w:after="0" w:line="259" w:lineRule="auto"/>
              <w:ind w:left="0" w:firstLine="0"/>
              <w:jc w:val="left"/>
            </w:pPr>
            <w:r>
              <w:rPr>
                <w:rFonts w:ascii="Arial" w:hAnsi="Arial" w:eastAsia="Arial" w:cs="Arial"/>
                <w:b/>
                <w:sz w:val="24"/>
              </w:rPr>
              <w:t xml:space="preserve"> </w:t>
            </w:r>
          </w:p>
        </w:tc>
        <w:tc>
          <w:tcPr>
            <w:tcW w:w="425" w:type="dxa"/>
            <w:tcBorders>
              <w:top w:val="nil"/>
              <w:left w:val="nil"/>
              <w:bottom w:val="nil"/>
              <w:right w:val="nil"/>
            </w:tcBorders>
          </w:tcPr>
          <w:p w:rsidR="00BB600F" w:rsidRDefault="001C0305" w14:paraId="7D586D74" w14:textId="77777777">
            <w:pPr>
              <w:spacing w:after="0" w:line="259" w:lineRule="auto"/>
              <w:ind w:left="12" w:firstLine="0"/>
              <w:jc w:val="left"/>
            </w:pPr>
            <w:r>
              <w:rPr>
                <w:rFonts w:ascii="Arial" w:hAnsi="Arial" w:eastAsia="Arial" w:cs="Arial"/>
                <w:sz w:val="24"/>
              </w:rPr>
              <w:t xml:space="preserve"> </w:t>
            </w:r>
          </w:p>
        </w:tc>
        <w:tc>
          <w:tcPr>
            <w:tcW w:w="1632" w:type="dxa"/>
            <w:tcBorders>
              <w:top w:val="nil"/>
              <w:left w:val="nil"/>
              <w:bottom w:val="nil"/>
              <w:right w:val="nil"/>
            </w:tcBorders>
          </w:tcPr>
          <w:p w:rsidR="00BB600F" w:rsidRDefault="001C0305" w14:paraId="446C0515" w14:textId="77777777">
            <w:pPr>
              <w:spacing w:after="0" w:line="259" w:lineRule="auto"/>
              <w:ind w:left="0" w:firstLine="0"/>
              <w:jc w:val="left"/>
            </w:pPr>
            <w:r>
              <w:rPr>
                <w:rFonts w:ascii="Arial" w:hAnsi="Arial" w:eastAsia="Arial" w:cs="Arial"/>
                <w:sz w:val="24"/>
              </w:rPr>
              <w:t xml:space="preserve"> </w:t>
            </w:r>
          </w:p>
        </w:tc>
      </w:tr>
      <w:tr w:rsidR="00BB600F" w14:paraId="1443AA92" w14:textId="77777777">
        <w:trPr>
          <w:trHeight w:val="302"/>
        </w:trPr>
        <w:tc>
          <w:tcPr>
            <w:tcW w:w="2232" w:type="dxa"/>
            <w:tcBorders>
              <w:top w:val="nil"/>
              <w:left w:val="nil"/>
              <w:bottom w:val="nil"/>
              <w:right w:val="nil"/>
            </w:tcBorders>
          </w:tcPr>
          <w:p w:rsidR="00BB600F" w:rsidRDefault="001C0305" w14:paraId="059982A1" w14:textId="77777777">
            <w:pPr>
              <w:spacing w:after="0" w:line="259" w:lineRule="auto"/>
              <w:ind w:left="0" w:firstLine="0"/>
              <w:jc w:val="left"/>
            </w:pPr>
            <w:r>
              <w:rPr>
                <w:rFonts w:ascii="Arial" w:hAnsi="Arial" w:eastAsia="Arial" w:cs="Arial"/>
                <w:sz w:val="24"/>
              </w:rPr>
              <w:t xml:space="preserve"> </w:t>
            </w:r>
          </w:p>
        </w:tc>
        <w:tc>
          <w:tcPr>
            <w:tcW w:w="2091" w:type="dxa"/>
            <w:tcBorders>
              <w:top w:val="nil"/>
              <w:left w:val="nil"/>
              <w:bottom w:val="nil"/>
              <w:right w:val="nil"/>
            </w:tcBorders>
          </w:tcPr>
          <w:p w:rsidR="00BB600F" w:rsidRDefault="001C0305" w14:paraId="6D350891" w14:textId="77777777">
            <w:pPr>
              <w:spacing w:after="0" w:line="259" w:lineRule="auto"/>
              <w:ind w:left="0" w:firstLine="0"/>
              <w:jc w:val="left"/>
            </w:pPr>
            <w:r>
              <w:rPr>
                <w:rFonts w:ascii="Arial" w:hAnsi="Arial" w:eastAsia="Arial" w:cs="Arial"/>
                <w:b/>
                <w:sz w:val="24"/>
              </w:rPr>
              <w:t xml:space="preserve">Escrito por: </w:t>
            </w:r>
          </w:p>
        </w:tc>
        <w:tc>
          <w:tcPr>
            <w:tcW w:w="425" w:type="dxa"/>
            <w:tcBorders>
              <w:top w:val="nil"/>
              <w:left w:val="nil"/>
              <w:bottom w:val="nil"/>
              <w:right w:val="nil"/>
            </w:tcBorders>
          </w:tcPr>
          <w:p w:rsidR="00BB600F" w:rsidRDefault="001C0305" w14:paraId="269697B7" w14:textId="77777777">
            <w:pPr>
              <w:spacing w:after="0" w:line="259" w:lineRule="auto"/>
              <w:ind w:left="12" w:firstLine="0"/>
              <w:jc w:val="left"/>
            </w:pPr>
            <w:r>
              <w:rPr>
                <w:rFonts w:ascii="Arial" w:hAnsi="Arial" w:eastAsia="Arial" w:cs="Arial"/>
                <w:sz w:val="24"/>
              </w:rPr>
              <w:t xml:space="preserve"> </w:t>
            </w:r>
          </w:p>
        </w:tc>
        <w:tc>
          <w:tcPr>
            <w:tcW w:w="1632" w:type="dxa"/>
            <w:tcBorders>
              <w:top w:val="nil"/>
              <w:left w:val="nil"/>
              <w:bottom w:val="nil"/>
              <w:right w:val="nil"/>
            </w:tcBorders>
          </w:tcPr>
          <w:p w:rsidR="00BB600F" w:rsidRDefault="001C0305" w14:paraId="7A4716D4" w14:textId="77777777">
            <w:pPr>
              <w:spacing w:after="0" w:line="259" w:lineRule="auto"/>
              <w:ind w:left="0" w:firstLine="0"/>
            </w:pPr>
            <w:proofErr w:type="spellStart"/>
            <w:proofErr w:type="gramStart"/>
            <w:r>
              <w:rPr>
                <w:rFonts w:ascii="Arial" w:hAnsi="Arial" w:eastAsia="Arial" w:cs="Arial"/>
                <w:sz w:val="20"/>
              </w:rPr>
              <w:t>Xxxx</w:t>
            </w:r>
            <w:proofErr w:type="spellEnd"/>
            <w:r>
              <w:rPr>
                <w:rFonts w:ascii="Arial" w:hAnsi="Arial" w:eastAsia="Arial" w:cs="Arial"/>
                <w:sz w:val="20"/>
              </w:rPr>
              <w:t xml:space="preserve">  </w:t>
            </w:r>
            <w:proofErr w:type="spellStart"/>
            <w:r>
              <w:rPr>
                <w:rFonts w:ascii="Arial" w:hAnsi="Arial" w:eastAsia="Arial" w:cs="Arial"/>
                <w:sz w:val="20"/>
              </w:rPr>
              <w:t>xxxx</w:t>
            </w:r>
            <w:proofErr w:type="spellEnd"/>
            <w:proofErr w:type="gramEnd"/>
            <w:r>
              <w:rPr>
                <w:rFonts w:ascii="Arial" w:hAnsi="Arial" w:eastAsia="Arial" w:cs="Arial"/>
                <w:sz w:val="20"/>
              </w:rPr>
              <w:t xml:space="preserve">, </w:t>
            </w:r>
            <w:proofErr w:type="spellStart"/>
            <w:r>
              <w:rPr>
                <w:rFonts w:ascii="Arial" w:hAnsi="Arial" w:eastAsia="Arial" w:cs="Arial"/>
                <w:sz w:val="20"/>
              </w:rPr>
              <w:t>xxxxx</w:t>
            </w:r>
            <w:proofErr w:type="spellEnd"/>
            <w:r>
              <w:rPr>
                <w:rFonts w:ascii="Arial" w:hAnsi="Arial" w:eastAsia="Arial" w:cs="Arial"/>
                <w:sz w:val="24"/>
              </w:rPr>
              <w:t xml:space="preserve"> </w:t>
            </w:r>
          </w:p>
        </w:tc>
      </w:tr>
      <w:tr w:rsidR="00BB600F" w14:paraId="50CCFAAA" w14:textId="77777777">
        <w:trPr>
          <w:trHeight w:val="283"/>
        </w:trPr>
        <w:tc>
          <w:tcPr>
            <w:tcW w:w="2232" w:type="dxa"/>
            <w:tcBorders>
              <w:top w:val="nil"/>
              <w:left w:val="nil"/>
              <w:bottom w:val="nil"/>
              <w:right w:val="nil"/>
            </w:tcBorders>
          </w:tcPr>
          <w:p w:rsidR="00BB600F" w:rsidRDefault="001C0305" w14:paraId="02F357B8" w14:textId="77777777">
            <w:pPr>
              <w:spacing w:after="0" w:line="259" w:lineRule="auto"/>
              <w:ind w:left="0" w:firstLine="0"/>
              <w:jc w:val="left"/>
            </w:pPr>
            <w:r>
              <w:rPr>
                <w:rFonts w:ascii="Arial" w:hAnsi="Arial" w:eastAsia="Arial" w:cs="Arial"/>
                <w:sz w:val="24"/>
              </w:rPr>
              <w:t xml:space="preserve"> </w:t>
            </w:r>
          </w:p>
        </w:tc>
        <w:tc>
          <w:tcPr>
            <w:tcW w:w="2091" w:type="dxa"/>
            <w:tcBorders>
              <w:top w:val="nil"/>
              <w:left w:val="nil"/>
              <w:bottom w:val="nil"/>
              <w:right w:val="nil"/>
            </w:tcBorders>
          </w:tcPr>
          <w:p w:rsidR="00BB600F" w:rsidRDefault="001C0305" w14:paraId="4C78D58E" w14:textId="77777777">
            <w:pPr>
              <w:spacing w:after="0" w:line="259" w:lineRule="auto"/>
              <w:ind w:left="0" w:firstLine="0"/>
              <w:jc w:val="left"/>
            </w:pPr>
            <w:r>
              <w:rPr>
                <w:rFonts w:ascii="Arial" w:hAnsi="Arial" w:eastAsia="Arial" w:cs="Arial"/>
                <w:b/>
                <w:sz w:val="24"/>
              </w:rPr>
              <w:t xml:space="preserve"> </w:t>
            </w:r>
          </w:p>
        </w:tc>
        <w:tc>
          <w:tcPr>
            <w:tcW w:w="425" w:type="dxa"/>
            <w:tcBorders>
              <w:top w:val="nil"/>
              <w:left w:val="nil"/>
              <w:bottom w:val="nil"/>
              <w:right w:val="nil"/>
            </w:tcBorders>
          </w:tcPr>
          <w:p w:rsidR="00BB600F" w:rsidRDefault="001C0305" w14:paraId="52A58CC4" w14:textId="77777777">
            <w:pPr>
              <w:spacing w:after="0" w:line="259" w:lineRule="auto"/>
              <w:ind w:left="12" w:firstLine="0"/>
              <w:jc w:val="left"/>
            </w:pPr>
            <w:r>
              <w:rPr>
                <w:rFonts w:ascii="Arial" w:hAnsi="Arial" w:eastAsia="Arial" w:cs="Arial"/>
                <w:sz w:val="24"/>
              </w:rPr>
              <w:t xml:space="preserve"> </w:t>
            </w:r>
          </w:p>
        </w:tc>
        <w:tc>
          <w:tcPr>
            <w:tcW w:w="1632" w:type="dxa"/>
            <w:tcBorders>
              <w:top w:val="nil"/>
              <w:left w:val="nil"/>
              <w:bottom w:val="nil"/>
              <w:right w:val="nil"/>
            </w:tcBorders>
          </w:tcPr>
          <w:p w:rsidR="00BB600F" w:rsidRDefault="001C0305" w14:paraId="3416266D" w14:textId="77777777">
            <w:pPr>
              <w:spacing w:after="0" w:line="259" w:lineRule="auto"/>
              <w:ind w:left="0" w:firstLine="0"/>
              <w:jc w:val="left"/>
            </w:pPr>
            <w:r>
              <w:rPr>
                <w:rFonts w:ascii="Arial" w:hAnsi="Arial" w:eastAsia="Arial" w:cs="Arial"/>
                <w:sz w:val="24"/>
              </w:rPr>
              <w:t xml:space="preserve"> </w:t>
            </w:r>
          </w:p>
        </w:tc>
      </w:tr>
      <w:tr w:rsidR="00BB600F" w14:paraId="709C0A06" w14:textId="77777777">
        <w:trPr>
          <w:trHeight w:val="283"/>
        </w:trPr>
        <w:tc>
          <w:tcPr>
            <w:tcW w:w="2232" w:type="dxa"/>
            <w:tcBorders>
              <w:top w:val="nil"/>
              <w:left w:val="nil"/>
              <w:bottom w:val="nil"/>
              <w:right w:val="nil"/>
            </w:tcBorders>
          </w:tcPr>
          <w:p w:rsidR="00BB600F" w:rsidRDefault="001C0305" w14:paraId="62B92825" w14:textId="77777777">
            <w:pPr>
              <w:spacing w:after="0" w:line="259" w:lineRule="auto"/>
              <w:ind w:left="0" w:firstLine="0"/>
              <w:jc w:val="left"/>
            </w:pPr>
            <w:r>
              <w:rPr>
                <w:rFonts w:ascii="Arial" w:hAnsi="Arial" w:eastAsia="Arial" w:cs="Arial"/>
                <w:sz w:val="24"/>
              </w:rPr>
              <w:t xml:space="preserve"> </w:t>
            </w:r>
          </w:p>
        </w:tc>
        <w:tc>
          <w:tcPr>
            <w:tcW w:w="2091" w:type="dxa"/>
            <w:tcBorders>
              <w:top w:val="nil"/>
              <w:left w:val="nil"/>
              <w:bottom w:val="nil"/>
              <w:right w:val="nil"/>
            </w:tcBorders>
          </w:tcPr>
          <w:p w:rsidR="00BB600F" w:rsidRDefault="001C0305" w14:paraId="7445EBDB" w14:textId="77777777">
            <w:pPr>
              <w:spacing w:after="0" w:line="259" w:lineRule="auto"/>
              <w:ind w:left="0" w:firstLine="0"/>
              <w:jc w:val="left"/>
            </w:pPr>
            <w:r>
              <w:rPr>
                <w:rFonts w:ascii="Arial" w:hAnsi="Arial" w:eastAsia="Arial" w:cs="Arial"/>
                <w:b/>
                <w:sz w:val="24"/>
              </w:rPr>
              <w:t xml:space="preserve">Carácter: </w:t>
            </w:r>
          </w:p>
        </w:tc>
        <w:tc>
          <w:tcPr>
            <w:tcW w:w="425" w:type="dxa"/>
            <w:tcBorders>
              <w:top w:val="nil"/>
              <w:left w:val="nil"/>
              <w:bottom w:val="nil"/>
              <w:right w:val="nil"/>
            </w:tcBorders>
          </w:tcPr>
          <w:p w:rsidR="00BB600F" w:rsidRDefault="001C0305" w14:paraId="39761749" w14:textId="77777777">
            <w:pPr>
              <w:spacing w:after="0" w:line="259" w:lineRule="auto"/>
              <w:ind w:left="12" w:firstLine="0"/>
              <w:jc w:val="left"/>
            </w:pPr>
            <w:r>
              <w:rPr>
                <w:rFonts w:ascii="Arial" w:hAnsi="Arial" w:eastAsia="Arial" w:cs="Arial"/>
                <w:sz w:val="24"/>
              </w:rPr>
              <w:t xml:space="preserve"> </w:t>
            </w:r>
          </w:p>
        </w:tc>
        <w:tc>
          <w:tcPr>
            <w:tcW w:w="1632" w:type="dxa"/>
            <w:tcBorders>
              <w:top w:val="nil"/>
              <w:left w:val="nil"/>
              <w:bottom w:val="nil"/>
              <w:right w:val="nil"/>
            </w:tcBorders>
          </w:tcPr>
          <w:p w:rsidR="00BB600F" w:rsidRDefault="001C0305" w14:paraId="02682690" w14:textId="77777777">
            <w:pPr>
              <w:spacing w:after="0" w:line="259" w:lineRule="auto"/>
              <w:ind w:left="0" w:firstLine="0"/>
              <w:jc w:val="left"/>
            </w:pPr>
            <w:r>
              <w:rPr>
                <w:rFonts w:ascii="Arial" w:hAnsi="Arial" w:eastAsia="Arial" w:cs="Arial"/>
                <w:sz w:val="24"/>
              </w:rPr>
              <w:t xml:space="preserve">Definitivo </w:t>
            </w:r>
          </w:p>
        </w:tc>
      </w:tr>
      <w:tr w:rsidR="00BB600F" w14:paraId="4A7C7C53" w14:textId="77777777">
        <w:trPr>
          <w:trHeight w:val="835"/>
        </w:trPr>
        <w:tc>
          <w:tcPr>
            <w:tcW w:w="2232" w:type="dxa"/>
            <w:tcBorders>
              <w:top w:val="nil"/>
              <w:left w:val="nil"/>
              <w:bottom w:val="nil"/>
              <w:right w:val="nil"/>
            </w:tcBorders>
          </w:tcPr>
          <w:p w:rsidR="00BB600F" w:rsidRDefault="001C0305" w14:paraId="2D396C5D" w14:textId="77777777">
            <w:pPr>
              <w:spacing w:after="0" w:line="259" w:lineRule="auto"/>
              <w:ind w:left="0" w:firstLine="0"/>
              <w:jc w:val="left"/>
            </w:pPr>
            <w:r>
              <w:rPr>
                <w:rFonts w:ascii="Arial" w:hAnsi="Arial" w:eastAsia="Arial" w:cs="Arial"/>
                <w:sz w:val="24"/>
              </w:rPr>
              <w:t xml:space="preserve"> </w:t>
            </w:r>
          </w:p>
          <w:p w:rsidR="00BB600F" w:rsidRDefault="001C0305" w14:paraId="0EFEF0A6" w14:textId="77777777">
            <w:pPr>
              <w:spacing w:after="0" w:line="259" w:lineRule="auto"/>
              <w:ind w:left="0" w:firstLine="0"/>
              <w:jc w:val="left"/>
            </w:pPr>
            <w:r>
              <w:rPr>
                <w:rFonts w:ascii="Arial" w:hAnsi="Arial" w:eastAsia="Arial" w:cs="Arial"/>
                <w:sz w:val="24"/>
              </w:rPr>
              <w:t xml:space="preserve">Equipo de trabajo: </w:t>
            </w:r>
          </w:p>
          <w:p w:rsidR="00BB600F" w:rsidRDefault="001C0305" w14:paraId="6562C102" w14:textId="77777777">
            <w:pPr>
              <w:spacing w:after="0" w:line="259" w:lineRule="auto"/>
              <w:ind w:left="0" w:firstLine="0"/>
              <w:jc w:val="left"/>
            </w:pPr>
            <w:r>
              <w:rPr>
                <w:rFonts w:ascii="Arial" w:hAnsi="Arial" w:eastAsia="Arial" w:cs="Arial"/>
                <w:sz w:val="24"/>
              </w:rPr>
              <w:t xml:space="preserve"> </w:t>
            </w:r>
          </w:p>
        </w:tc>
        <w:tc>
          <w:tcPr>
            <w:tcW w:w="2091" w:type="dxa"/>
            <w:tcBorders>
              <w:top w:val="nil"/>
              <w:left w:val="nil"/>
              <w:bottom w:val="nil"/>
              <w:right w:val="nil"/>
            </w:tcBorders>
          </w:tcPr>
          <w:p w:rsidR="00BB600F" w:rsidRDefault="001C0305" w14:paraId="1893461E" w14:textId="77777777">
            <w:pPr>
              <w:spacing w:after="0" w:line="259" w:lineRule="auto"/>
              <w:ind w:left="0" w:firstLine="0"/>
              <w:jc w:val="left"/>
            </w:pPr>
            <w:r>
              <w:rPr>
                <w:rFonts w:ascii="Arial" w:hAnsi="Arial" w:eastAsia="Arial" w:cs="Arial"/>
                <w:b/>
                <w:sz w:val="24"/>
              </w:rPr>
              <w:t xml:space="preserve">Clasificación: </w:t>
            </w:r>
          </w:p>
        </w:tc>
        <w:tc>
          <w:tcPr>
            <w:tcW w:w="425" w:type="dxa"/>
            <w:tcBorders>
              <w:top w:val="nil"/>
              <w:left w:val="nil"/>
              <w:bottom w:val="nil"/>
              <w:right w:val="nil"/>
            </w:tcBorders>
          </w:tcPr>
          <w:p w:rsidR="00BB600F" w:rsidRDefault="001C0305" w14:paraId="64F59EF3" w14:textId="77777777">
            <w:pPr>
              <w:spacing w:after="0" w:line="259" w:lineRule="auto"/>
              <w:ind w:left="12" w:firstLine="0"/>
              <w:jc w:val="left"/>
            </w:pPr>
            <w:r>
              <w:rPr>
                <w:rFonts w:ascii="Arial" w:hAnsi="Arial" w:eastAsia="Arial" w:cs="Arial"/>
                <w:sz w:val="24"/>
              </w:rPr>
              <w:t xml:space="preserve"> </w:t>
            </w:r>
          </w:p>
        </w:tc>
        <w:tc>
          <w:tcPr>
            <w:tcW w:w="1632" w:type="dxa"/>
            <w:tcBorders>
              <w:top w:val="nil"/>
              <w:left w:val="nil"/>
              <w:bottom w:val="nil"/>
              <w:right w:val="nil"/>
            </w:tcBorders>
          </w:tcPr>
          <w:p w:rsidR="00BB600F" w:rsidRDefault="001C0305" w14:paraId="3DDFB701" w14:textId="77777777">
            <w:pPr>
              <w:spacing w:after="0" w:line="259" w:lineRule="auto"/>
              <w:ind w:left="0" w:firstLine="0"/>
              <w:jc w:val="left"/>
            </w:pPr>
            <w:r>
              <w:rPr>
                <w:rFonts w:ascii="Arial" w:hAnsi="Arial" w:eastAsia="Arial" w:cs="Arial"/>
                <w:sz w:val="24"/>
              </w:rPr>
              <w:t xml:space="preserve">Confidencial </w:t>
            </w:r>
          </w:p>
        </w:tc>
      </w:tr>
      <w:tr w:rsidR="00BB600F" w14:paraId="49736EB0" w14:textId="77777777">
        <w:trPr>
          <w:trHeight w:val="222"/>
        </w:trPr>
        <w:tc>
          <w:tcPr>
            <w:tcW w:w="2232" w:type="dxa"/>
            <w:tcBorders>
              <w:top w:val="nil"/>
              <w:left w:val="nil"/>
              <w:bottom w:val="nil"/>
              <w:right w:val="nil"/>
            </w:tcBorders>
          </w:tcPr>
          <w:p w:rsidR="00BB600F" w:rsidRDefault="001C0305" w14:paraId="24BA69A0" w14:textId="77777777">
            <w:pPr>
              <w:spacing w:after="0" w:line="259" w:lineRule="auto"/>
              <w:ind w:left="0" w:firstLine="0"/>
              <w:jc w:val="left"/>
            </w:pPr>
            <w:r>
              <w:rPr>
                <w:rFonts w:ascii="Arial" w:hAnsi="Arial" w:eastAsia="Arial" w:cs="Arial"/>
                <w:sz w:val="20"/>
              </w:rPr>
              <w:t xml:space="preserve"> </w:t>
            </w:r>
          </w:p>
        </w:tc>
        <w:tc>
          <w:tcPr>
            <w:tcW w:w="2091" w:type="dxa"/>
            <w:tcBorders>
              <w:top w:val="nil"/>
              <w:left w:val="nil"/>
              <w:bottom w:val="nil"/>
              <w:right w:val="nil"/>
            </w:tcBorders>
          </w:tcPr>
          <w:p w:rsidR="00BB600F" w:rsidRDefault="001C0305" w14:paraId="1E72E110" w14:textId="77777777">
            <w:pPr>
              <w:spacing w:after="0" w:line="259" w:lineRule="auto"/>
              <w:ind w:left="43" w:firstLine="0"/>
              <w:jc w:val="left"/>
            </w:pPr>
            <w:r>
              <w:rPr>
                <w:rFonts w:ascii="Arial" w:hAnsi="Arial" w:eastAsia="Arial" w:cs="Arial"/>
                <w:sz w:val="20"/>
              </w:rPr>
              <w:t xml:space="preserve">DIR </w:t>
            </w:r>
          </w:p>
        </w:tc>
        <w:tc>
          <w:tcPr>
            <w:tcW w:w="2057" w:type="dxa"/>
            <w:gridSpan w:val="2"/>
            <w:tcBorders>
              <w:top w:val="nil"/>
              <w:left w:val="nil"/>
              <w:bottom w:val="nil"/>
              <w:right w:val="nil"/>
            </w:tcBorders>
          </w:tcPr>
          <w:p w:rsidR="00BB600F" w:rsidRDefault="001C0305" w14:paraId="3830F6A8" w14:textId="77777777">
            <w:pPr>
              <w:spacing w:after="0" w:line="259" w:lineRule="auto"/>
              <w:ind w:left="0" w:firstLine="0"/>
              <w:jc w:val="left"/>
            </w:pPr>
            <w:proofErr w:type="spellStart"/>
            <w:proofErr w:type="gramStart"/>
            <w:r>
              <w:rPr>
                <w:rFonts w:ascii="Arial" w:hAnsi="Arial" w:eastAsia="Arial" w:cs="Arial"/>
                <w:sz w:val="20"/>
              </w:rPr>
              <w:t>Xxxx</w:t>
            </w:r>
            <w:proofErr w:type="spellEnd"/>
            <w:r>
              <w:rPr>
                <w:rFonts w:ascii="Arial" w:hAnsi="Arial" w:eastAsia="Arial" w:cs="Arial"/>
                <w:sz w:val="20"/>
              </w:rPr>
              <w:t xml:space="preserve">  </w:t>
            </w:r>
            <w:proofErr w:type="spellStart"/>
            <w:r>
              <w:rPr>
                <w:rFonts w:ascii="Arial" w:hAnsi="Arial" w:eastAsia="Arial" w:cs="Arial"/>
                <w:sz w:val="20"/>
              </w:rPr>
              <w:t>xxxx</w:t>
            </w:r>
            <w:proofErr w:type="spellEnd"/>
            <w:proofErr w:type="gramEnd"/>
            <w:r>
              <w:rPr>
                <w:rFonts w:ascii="Arial" w:hAnsi="Arial" w:eastAsia="Arial" w:cs="Arial"/>
                <w:sz w:val="20"/>
              </w:rPr>
              <w:t xml:space="preserve">, </w:t>
            </w:r>
            <w:proofErr w:type="spellStart"/>
            <w:r>
              <w:rPr>
                <w:rFonts w:ascii="Arial" w:hAnsi="Arial" w:eastAsia="Arial" w:cs="Arial"/>
                <w:sz w:val="20"/>
              </w:rPr>
              <w:t>xxxxx</w:t>
            </w:r>
            <w:proofErr w:type="spellEnd"/>
            <w:r>
              <w:rPr>
                <w:rFonts w:ascii="Arial" w:hAnsi="Arial" w:eastAsia="Arial" w:cs="Arial"/>
                <w:sz w:val="20"/>
              </w:rPr>
              <w:t xml:space="preserve"> </w:t>
            </w:r>
          </w:p>
        </w:tc>
      </w:tr>
      <w:tr w:rsidR="00BB600F" w14:paraId="5CCD9718" w14:textId="77777777">
        <w:trPr>
          <w:trHeight w:val="236"/>
        </w:trPr>
        <w:tc>
          <w:tcPr>
            <w:tcW w:w="2232" w:type="dxa"/>
            <w:tcBorders>
              <w:top w:val="nil"/>
              <w:left w:val="nil"/>
              <w:bottom w:val="nil"/>
              <w:right w:val="nil"/>
            </w:tcBorders>
          </w:tcPr>
          <w:p w:rsidR="00BB600F" w:rsidRDefault="001C0305" w14:paraId="6C6A1FBD" w14:textId="77777777">
            <w:pPr>
              <w:spacing w:after="0" w:line="259" w:lineRule="auto"/>
              <w:ind w:left="0" w:firstLine="0"/>
              <w:jc w:val="left"/>
            </w:pPr>
            <w:r>
              <w:rPr>
                <w:rFonts w:ascii="Arial" w:hAnsi="Arial" w:eastAsia="Arial" w:cs="Arial"/>
                <w:sz w:val="20"/>
              </w:rPr>
              <w:t xml:space="preserve"> </w:t>
            </w:r>
          </w:p>
        </w:tc>
        <w:tc>
          <w:tcPr>
            <w:tcW w:w="2091" w:type="dxa"/>
            <w:tcBorders>
              <w:top w:val="nil"/>
              <w:left w:val="nil"/>
              <w:bottom w:val="nil"/>
              <w:right w:val="nil"/>
            </w:tcBorders>
          </w:tcPr>
          <w:p w:rsidR="00BB600F" w:rsidRDefault="001C0305" w14:paraId="3E5092A4" w14:textId="77777777">
            <w:pPr>
              <w:spacing w:after="0" w:line="259" w:lineRule="auto"/>
              <w:ind w:left="43" w:firstLine="0"/>
              <w:jc w:val="left"/>
            </w:pPr>
            <w:r>
              <w:rPr>
                <w:rFonts w:ascii="Arial" w:hAnsi="Arial" w:eastAsia="Arial" w:cs="Arial"/>
                <w:sz w:val="20"/>
              </w:rPr>
              <w:t xml:space="preserve">USR </w:t>
            </w:r>
          </w:p>
        </w:tc>
        <w:tc>
          <w:tcPr>
            <w:tcW w:w="2057" w:type="dxa"/>
            <w:gridSpan w:val="2"/>
            <w:tcBorders>
              <w:top w:val="nil"/>
              <w:left w:val="nil"/>
              <w:bottom w:val="nil"/>
              <w:right w:val="nil"/>
            </w:tcBorders>
          </w:tcPr>
          <w:p w:rsidR="00BB600F" w:rsidRDefault="001C0305" w14:paraId="34167685" w14:textId="77777777">
            <w:pPr>
              <w:spacing w:after="0" w:line="259" w:lineRule="auto"/>
              <w:ind w:left="0" w:firstLine="0"/>
              <w:jc w:val="left"/>
            </w:pPr>
            <w:proofErr w:type="spellStart"/>
            <w:proofErr w:type="gramStart"/>
            <w:r>
              <w:rPr>
                <w:sz w:val="20"/>
              </w:rPr>
              <w:t>Xxxx</w:t>
            </w:r>
            <w:proofErr w:type="spellEnd"/>
            <w:r>
              <w:rPr>
                <w:sz w:val="20"/>
              </w:rPr>
              <w:t xml:space="preserve">  </w:t>
            </w:r>
            <w:proofErr w:type="spellStart"/>
            <w:r>
              <w:rPr>
                <w:sz w:val="20"/>
              </w:rPr>
              <w:t>xxxx</w:t>
            </w:r>
            <w:proofErr w:type="spellEnd"/>
            <w:proofErr w:type="gramEnd"/>
            <w:r>
              <w:rPr>
                <w:sz w:val="20"/>
              </w:rPr>
              <w:t xml:space="preserve">, </w:t>
            </w:r>
            <w:proofErr w:type="spellStart"/>
            <w:r>
              <w:rPr>
                <w:sz w:val="20"/>
              </w:rPr>
              <w:t>xxxxx</w:t>
            </w:r>
            <w:proofErr w:type="spellEnd"/>
            <w:r>
              <w:t xml:space="preserve"> </w:t>
            </w:r>
          </w:p>
        </w:tc>
      </w:tr>
      <w:tr w:rsidR="00BB600F" w14:paraId="06C9F431" w14:textId="77777777">
        <w:trPr>
          <w:trHeight w:val="235"/>
        </w:trPr>
        <w:tc>
          <w:tcPr>
            <w:tcW w:w="2232" w:type="dxa"/>
            <w:tcBorders>
              <w:top w:val="nil"/>
              <w:left w:val="nil"/>
              <w:bottom w:val="nil"/>
              <w:right w:val="nil"/>
            </w:tcBorders>
          </w:tcPr>
          <w:p w:rsidR="00BB600F" w:rsidRDefault="001C0305" w14:paraId="562A5832" w14:textId="77777777">
            <w:pPr>
              <w:spacing w:after="0" w:line="259" w:lineRule="auto"/>
              <w:ind w:left="0" w:firstLine="0"/>
              <w:jc w:val="left"/>
            </w:pPr>
            <w:r>
              <w:rPr>
                <w:rFonts w:ascii="Arial" w:hAnsi="Arial" w:eastAsia="Arial" w:cs="Arial"/>
                <w:sz w:val="20"/>
              </w:rPr>
              <w:t xml:space="preserve"> </w:t>
            </w:r>
          </w:p>
        </w:tc>
        <w:tc>
          <w:tcPr>
            <w:tcW w:w="2091" w:type="dxa"/>
            <w:tcBorders>
              <w:top w:val="nil"/>
              <w:left w:val="nil"/>
              <w:bottom w:val="nil"/>
              <w:right w:val="nil"/>
            </w:tcBorders>
          </w:tcPr>
          <w:p w:rsidR="00BB600F" w:rsidRDefault="001C0305" w14:paraId="31866642" w14:textId="77777777">
            <w:pPr>
              <w:spacing w:after="0" w:line="259" w:lineRule="auto"/>
              <w:ind w:left="43" w:firstLine="0"/>
              <w:jc w:val="left"/>
            </w:pPr>
            <w:r>
              <w:rPr>
                <w:rFonts w:ascii="Arial" w:hAnsi="Arial" w:eastAsia="Arial" w:cs="Arial"/>
                <w:sz w:val="20"/>
              </w:rPr>
              <w:t xml:space="preserve">JEDS </w:t>
            </w:r>
          </w:p>
        </w:tc>
        <w:tc>
          <w:tcPr>
            <w:tcW w:w="2057" w:type="dxa"/>
            <w:gridSpan w:val="2"/>
            <w:tcBorders>
              <w:top w:val="nil"/>
              <w:left w:val="nil"/>
              <w:bottom w:val="nil"/>
              <w:right w:val="nil"/>
            </w:tcBorders>
          </w:tcPr>
          <w:p w:rsidR="00BB600F" w:rsidRDefault="001C0305" w14:paraId="0C0DC1A1" w14:textId="77777777">
            <w:pPr>
              <w:spacing w:after="0" w:line="259" w:lineRule="auto"/>
              <w:ind w:left="0" w:firstLine="0"/>
              <w:jc w:val="left"/>
            </w:pPr>
            <w:proofErr w:type="spellStart"/>
            <w:proofErr w:type="gramStart"/>
            <w:r>
              <w:rPr>
                <w:sz w:val="20"/>
              </w:rPr>
              <w:t>Xxxx</w:t>
            </w:r>
            <w:proofErr w:type="spellEnd"/>
            <w:r>
              <w:rPr>
                <w:sz w:val="20"/>
              </w:rPr>
              <w:t xml:space="preserve">  </w:t>
            </w:r>
            <w:proofErr w:type="spellStart"/>
            <w:r>
              <w:rPr>
                <w:sz w:val="20"/>
              </w:rPr>
              <w:t>xxxx</w:t>
            </w:r>
            <w:proofErr w:type="spellEnd"/>
            <w:proofErr w:type="gramEnd"/>
            <w:r>
              <w:rPr>
                <w:sz w:val="20"/>
              </w:rPr>
              <w:t xml:space="preserve">, </w:t>
            </w:r>
            <w:proofErr w:type="spellStart"/>
            <w:r>
              <w:rPr>
                <w:sz w:val="20"/>
              </w:rPr>
              <w:t>xxxxx</w:t>
            </w:r>
            <w:proofErr w:type="spellEnd"/>
            <w:r>
              <w:t xml:space="preserve"> </w:t>
            </w:r>
          </w:p>
        </w:tc>
      </w:tr>
      <w:tr w:rsidR="00BB600F" w14:paraId="4A899637" w14:textId="77777777">
        <w:trPr>
          <w:trHeight w:val="240"/>
        </w:trPr>
        <w:tc>
          <w:tcPr>
            <w:tcW w:w="2232" w:type="dxa"/>
            <w:tcBorders>
              <w:top w:val="nil"/>
              <w:left w:val="nil"/>
              <w:bottom w:val="nil"/>
              <w:right w:val="nil"/>
            </w:tcBorders>
          </w:tcPr>
          <w:p w:rsidR="00BB600F" w:rsidRDefault="001C0305" w14:paraId="0CA99FD8" w14:textId="77777777">
            <w:pPr>
              <w:spacing w:after="0" w:line="259" w:lineRule="auto"/>
              <w:ind w:left="0" w:firstLine="0"/>
              <w:jc w:val="left"/>
            </w:pPr>
            <w:r>
              <w:rPr>
                <w:rFonts w:ascii="Arial" w:hAnsi="Arial" w:eastAsia="Arial" w:cs="Arial"/>
                <w:sz w:val="20"/>
              </w:rPr>
              <w:t xml:space="preserve"> </w:t>
            </w:r>
          </w:p>
        </w:tc>
        <w:tc>
          <w:tcPr>
            <w:tcW w:w="2091" w:type="dxa"/>
            <w:tcBorders>
              <w:top w:val="nil"/>
              <w:left w:val="nil"/>
              <w:bottom w:val="nil"/>
              <w:right w:val="nil"/>
            </w:tcBorders>
          </w:tcPr>
          <w:p w:rsidR="00BB600F" w:rsidRDefault="001C0305" w14:paraId="6265E31B" w14:textId="77777777">
            <w:pPr>
              <w:spacing w:after="0" w:line="259" w:lineRule="auto"/>
              <w:ind w:left="43" w:firstLine="0"/>
              <w:jc w:val="left"/>
            </w:pPr>
            <w:r>
              <w:rPr>
                <w:rFonts w:ascii="Arial" w:hAnsi="Arial" w:eastAsia="Arial" w:cs="Arial"/>
                <w:sz w:val="20"/>
              </w:rPr>
              <w:t xml:space="preserve">EGC </w:t>
            </w:r>
          </w:p>
        </w:tc>
        <w:tc>
          <w:tcPr>
            <w:tcW w:w="2057" w:type="dxa"/>
            <w:gridSpan w:val="2"/>
            <w:tcBorders>
              <w:top w:val="nil"/>
              <w:left w:val="nil"/>
              <w:bottom w:val="nil"/>
              <w:right w:val="nil"/>
            </w:tcBorders>
          </w:tcPr>
          <w:p w:rsidR="00BB600F" w:rsidRDefault="001C0305" w14:paraId="79C66124" w14:textId="77777777">
            <w:pPr>
              <w:spacing w:after="0" w:line="259" w:lineRule="auto"/>
              <w:ind w:left="0" w:firstLine="0"/>
              <w:jc w:val="left"/>
            </w:pPr>
            <w:proofErr w:type="spellStart"/>
            <w:proofErr w:type="gramStart"/>
            <w:r>
              <w:rPr>
                <w:sz w:val="20"/>
              </w:rPr>
              <w:t>Xxxx</w:t>
            </w:r>
            <w:proofErr w:type="spellEnd"/>
            <w:r>
              <w:rPr>
                <w:sz w:val="20"/>
              </w:rPr>
              <w:t xml:space="preserve">  </w:t>
            </w:r>
            <w:proofErr w:type="spellStart"/>
            <w:r>
              <w:rPr>
                <w:sz w:val="20"/>
              </w:rPr>
              <w:t>xxxx</w:t>
            </w:r>
            <w:proofErr w:type="spellEnd"/>
            <w:proofErr w:type="gramEnd"/>
            <w:r>
              <w:rPr>
                <w:sz w:val="20"/>
              </w:rPr>
              <w:t xml:space="preserve">, </w:t>
            </w:r>
            <w:proofErr w:type="spellStart"/>
            <w:r>
              <w:rPr>
                <w:sz w:val="20"/>
              </w:rPr>
              <w:t>xxxxx</w:t>
            </w:r>
            <w:proofErr w:type="spellEnd"/>
            <w:r>
              <w:t xml:space="preserve"> </w:t>
            </w:r>
          </w:p>
        </w:tc>
      </w:tr>
    </w:tbl>
    <w:p w:rsidR="00836BBB" w:rsidRDefault="001C0305" w14:paraId="1B54AACD" w14:textId="2D17D447">
      <w:pPr>
        <w:spacing w:after="0" w:line="259" w:lineRule="auto"/>
        <w:ind w:left="0" w:firstLine="0"/>
        <w:jc w:val="left"/>
        <w:rPr>
          <w:ins w:author="Juan Francisco Mier Montoto" w:date="2022-09-26T18:19:00Z" w:id="0"/>
        </w:rPr>
      </w:pPr>
      <w:r>
        <w:t xml:space="preserve"> </w:t>
      </w:r>
    </w:p>
    <w:p w:rsidR="00836BBB" w:rsidRDefault="00836BBB" w14:paraId="06377DAA" w14:textId="77777777">
      <w:pPr>
        <w:spacing w:after="160" w:line="259" w:lineRule="auto"/>
        <w:ind w:left="0" w:firstLine="0"/>
        <w:jc w:val="left"/>
        <w:rPr>
          <w:ins w:author="Juan Francisco Mier Montoto" w:date="2022-09-26T18:19:00Z" w:id="1"/>
        </w:rPr>
      </w:pPr>
      <w:ins w:author="Juan Francisco Mier Montoto" w:date="2022-09-26T18:19:00Z" w:id="2">
        <w:r>
          <w:br w:type="page"/>
        </w:r>
      </w:ins>
    </w:p>
    <w:p w:rsidR="00BB600F" w:rsidRDefault="00BB600F" w14:paraId="5C511176" w14:textId="77777777">
      <w:pPr>
        <w:spacing w:after="0" w:line="259" w:lineRule="auto"/>
        <w:ind w:left="0" w:firstLine="0"/>
        <w:jc w:val="left"/>
      </w:pPr>
    </w:p>
    <w:p w:rsidR="00BB600F" w:rsidRDefault="001C0305" w14:paraId="1A2946C1" w14:textId="77777777">
      <w:pPr>
        <w:spacing w:after="79" w:line="259" w:lineRule="auto"/>
        <w:ind w:right="1"/>
        <w:jc w:val="center"/>
      </w:pPr>
      <w:r>
        <w:rPr>
          <w:rFonts w:ascii="Arial" w:hAnsi="Arial" w:eastAsia="Arial" w:cs="Arial"/>
          <w:b/>
          <w:sz w:val="32"/>
        </w:rPr>
        <w:t xml:space="preserve">Tabla de Contenidos </w:t>
      </w:r>
    </w:p>
    <w:sdt>
      <w:sdtPr>
        <w:id w:val="-617757907"/>
        <w:docPartObj>
          <w:docPartGallery w:val="Table of Contents"/>
        </w:docPartObj>
      </w:sdtPr>
      <w:sdtEndPr/>
      <w:sdtContent>
        <w:p w:rsidR="00BB600F" w:rsidRDefault="001C0305" w14:paraId="3C8C0A25" w14:textId="77777777">
          <w:pPr>
            <w:pStyle w:val="TDC1"/>
            <w:tabs>
              <w:tab w:val="right" w:leader="dot" w:pos="9641"/>
            </w:tabs>
          </w:pPr>
          <w:r>
            <w:fldChar w:fldCharType="begin"/>
          </w:r>
          <w:r>
            <w:instrText xml:space="preserve"> TOC \o "1-2" \h \z \u </w:instrText>
          </w:r>
          <w:r>
            <w:fldChar w:fldCharType="separate"/>
          </w:r>
          <w:hyperlink w:anchor="_Toc105159">
            <w:r>
              <w:t>1. Ambito y alcance del proyecto</w:t>
            </w:r>
            <w:r>
              <w:tab/>
            </w:r>
            <w:r>
              <w:fldChar w:fldCharType="begin"/>
            </w:r>
            <w:r>
              <w:instrText>PAGEREF _Toc105159 \h</w:instrText>
            </w:r>
            <w:r>
              <w:fldChar w:fldCharType="separate"/>
            </w:r>
            <w:r>
              <w:t xml:space="preserve">3 </w:t>
            </w:r>
            <w:r>
              <w:fldChar w:fldCharType="end"/>
            </w:r>
          </w:hyperlink>
        </w:p>
        <w:p w:rsidR="00BB600F" w:rsidRDefault="001C0305" w14:paraId="636DF179" w14:textId="77777777">
          <w:pPr>
            <w:pStyle w:val="TDC1"/>
            <w:tabs>
              <w:tab w:val="right" w:leader="dot" w:pos="9641"/>
            </w:tabs>
          </w:pPr>
          <w:hyperlink w:anchor="_Toc105160">
            <w:r>
              <w:t>2. Lista de usuarios participantes</w:t>
            </w:r>
            <w:r>
              <w:tab/>
            </w:r>
            <w:r>
              <w:fldChar w:fldCharType="begin"/>
            </w:r>
            <w:r>
              <w:instrText>PAGEREF _Toc105160 \h</w:instrText>
            </w:r>
            <w:r>
              <w:fldChar w:fldCharType="separate"/>
            </w:r>
            <w:r>
              <w:t xml:space="preserve">6 </w:t>
            </w:r>
            <w:r>
              <w:fldChar w:fldCharType="end"/>
            </w:r>
          </w:hyperlink>
        </w:p>
        <w:p w:rsidR="00BB600F" w:rsidRDefault="001C0305" w14:paraId="0BD5AC77" w14:textId="77777777">
          <w:pPr>
            <w:pStyle w:val="TDC1"/>
            <w:tabs>
              <w:tab w:val="right" w:leader="dot" w:pos="9641"/>
            </w:tabs>
          </w:pPr>
          <w:hyperlink w:anchor="_Toc105161">
            <w:r>
              <w:t>3. De</w:t>
            </w:r>
            <w:r>
              <w:t>scripción del sistema actual</w:t>
            </w:r>
            <w:r>
              <w:tab/>
            </w:r>
            <w:r>
              <w:fldChar w:fldCharType="begin"/>
            </w:r>
            <w:r>
              <w:instrText>PAGEREF _Toc105161 \h</w:instrText>
            </w:r>
            <w:r>
              <w:fldChar w:fldCharType="separate"/>
            </w:r>
            <w:r>
              <w:t xml:space="preserve">7 </w:t>
            </w:r>
            <w:r>
              <w:fldChar w:fldCharType="end"/>
            </w:r>
          </w:hyperlink>
        </w:p>
        <w:p w:rsidR="00BB600F" w:rsidRDefault="001C0305" w14:paraId="1F460E39" w14:textId="77777777">
          <w:pPr>
            <w:pStyle w:val="TDC2"/>
            <w:tabs>
              <w:tab w:val="right" w:leader="dot" w:pos="9641"/>
            </w:tabs>
          </w:pPr>
          <w:hyperlink w:anchor="_Toc105162">
            <w:r>
              <w:t>3.1. Modelo físico</w:t>
            </w:r>
            <w:r>
              <w:tab/>
            </w:r>
            <w:r>
              <w:fldChar w:fldCharType="begin"/>
            </w:r>
            <w:r>
              <w:instrText>PAGEREF _Toc105162 \h</w:instrText>
            </w:r>
            <w:r>
              <w:fldChar w:fldCharType="separate"/>
            </w:r>
            <w:r>
              <w:t xml:space="preserve">7 </w:t>
            </w:r>
            <w:r>
              <w:fldChar w:fldCharType="end"/>
            </w:r>
          </w:hyperlink>
        </w:p>
        <w:p w:rsidR="00BB600F" w:rsidRDefault="001C0305" w14:paraId="5D9C7500" w14:textId="77777777">
          <w:pPr>
            <w:pStyle w:val="TDC2"/>
            <w:tabs>
              <w:tab w:val="right" w:leader="dot" w:pos="9641"/>
            </w:tabs>
          </w:pPr>
          <w:hyperlink w:anchor="_Toc105163">
            <w:r>
              <w:t>3.2. Lista de problemas y necesidades</w:t>
            </w:r>
            <w:r>
              <w:tab/>
            </w:r>
            <w:r>
              <w:fldChar w:fldCharType="begin"/>
            </w:r>
            <w:r>
              <w:instrText>PAGEREF _Toc105163 \h</w:instrText>
            </w:r>
            <w:r>
              <w:fldChar w:fldCharType="separate"/>
            </w:r>
            <w:r>
              <w:t xml:space="preserve">11 </w:t>
            </w:r>
            <w:r>
              <w:fldChar w:fldCharType="end"/>
            </w:r>
          </w:hyperlink>
        </w:p>
        <w:p w:rsidR="00BB600F" w:rsidRDefault="001C0305" w14:paraId="5641681A" w14:textId="77777777">
          <w:pPr>
            <w:pStyle w:val="TDC2"/>
            <w:tabs>
              <w:tab w:val="right" w:leader="dot" w:pos="9641"/>
            </w:tabs>
          </w:pPr>
          <w:hyperlink w:anchor="_Toc105164">
            <w:r>
              <w:t>3.3. Modelo lógico actual de procesos</w:t>
            </w:r>
            <w:r>
              <w:tab/>
            </w:r>
            <w:r>
              <w:fldChar w:fldCharType="begin"/>
            </w:r>
            <w:r>
              <w:instrText>PAGEREF _Toc105164 \h</w:instrText>
            </w:r>
            <w:r>
              <w:fldChar w:fldCharType="separate"/>
            </w:r>
            <w:r>
              <w:t>13</w:t>
            </w:r>
            <w:r>
              <w:t xml:space="preserve"> </w:t>
            </w:r>
            <w:r>
              <w:fldChar w:fldCharType="end"/>
            </w:r>
          </w:hyperlink>
        </w:p>
        <w:p w:rsidR="00BB600F" w:rsidRDefault="001C0305" w14:paraId="264384E3" w14:textId="77777777">
          <w:pPr>
            <w:pStyle w:val="TDC2"/>
            <w:tabs>
              <w:tab w:val="right" w:leader="dot" w:pos="9641"/>
            </w:tabs>
          </w:pPr>
          <w:hyperlink w:anchor="_Toc105165">
            <w:r>
              <w:t>3.4. Modelo lógico actual de datos</w:t>
            </w:r>
            <w:r>
              <w:tab/>
            </w:r>
            <w:r>
              <w:fldChar w:fldCharType="begin"/>
            </w:r>
            <w:r>
              <w:instrText>PAGEREF _Toc105165 \h</w:instrText>
            </w:r>
            <w:r>
              <w:fldChar w:fldCharType="separate"/>
            </w:r>
            <w:r>
              <w:t xml:space="preserve">13 </w:t>
            </w:r>
            <w:r>
              <w:fldChar w:fldCharType="end"/>
            </w:r>
          </w:hyperlink>
        </w:p>
        <w:p w:rsidR="00BB600F" w:rsidRDefault="001C0305" w14:paraId="074DD155" w14:textId="77777777">
          <w:pPr>
            <w:pStyle w:val="TDC1"/>
            <w:tabs>
              <w:tab w:val="right" w:leader="dot" w:pos="9641"/>
            </w:tabs>
          </w:pPr>
          <w:hyperlink w:anchor="_Toc105166">
            <w:r>
              <w:t>4. Catálogo de requisitos del sistema y prioridades</w:t>
            </w:r>
            <w:r>
              <w:tab/>
            </w:r>
            <w:r>
              <w:fldChar w:fldCharType="begin"/>
            </w:r>
            <w:r>
              <w:instrText>PAGEREF _Toc105166 \h</w:instrText>
            </w:r>
            <w:r>
              <w:fldChar w:fldCharType="separate"/>
            </w:r>
            <w:r>
              <w:t xml:space="preserve">14 </w:t>
            </w:r>
            <w:r>
              <w:fldChar w:fldCharType="end"/>
            </w:r>
          </w:hyperlink>
        </w:p>
        <w:p w:rsidR="00BB600F" w:rsidRDefault="001C0305" w14:paraId="4F646DB0" w14:textId="77777777">
          <w:pPr>
            <w:pStyle w:val="TDC1"/>
            <w:tabs>
              <w:tab w:val="right" w:leader="dot" w:pos="9641"/>
            </w:tabs>
          </w:pPr>
          <w:hyperlink w:anchor="_Toc105167">
            <w:r>
              <w:t>5. Análisis de alternativas</w:t>
            </w:r>
            <w:r>
              <w:tab/>
            </w:r>
            <w:r>
              <w:fldChar w:fldCharType="begin"/>
            </w:r>
            <w:r>
              <w:instrText>PAGEREF _Toc105167 \h</w:instrText>
            </w:r>
            <w:r>
              <w:fldChar w:fldCharType="separate"/>
            </w:r>
            <w:r>
              <w:t xml:space="preserve">20 </w:t>
            </w:r>
            <w:r>
              <w:fldChar w:fldCharType="end"/>
            </w:r>
          </w:hyperlink>
        </w:p>
        <w:p w:rsidR="00BB600F" w:rsidRDefault="001C0305" w14:paraId="5AD0E189" w14:textId="77777777">
          <w:pPr>
            <w:pStyle w:val="TDC2"/>
            <w:tabs>
              <w:tab w:val="right" w:leader="dot" w:pos="9641"/>
            </w:tabs>
          </w:pPr>
          <w:hyperlink w:anchor="_Toc105168">
            <w:r>
              <w:t>5.1. Descripción de alternativas</w:t>
            </w:r>
            <w:r>
              <w:tab/>
            </w:r>
            <w:r>
              <w:fldChar w:fldCharType="begin"/>
            </w:r>
            <w:r>
              <w:instrText>PAGEREF _Toc105168 \h</w:instrText>
            </w:r>
            <w:r>
              <w:fldChar w:fldCharType="separate"/>
            </w:r>
            <w:r>
              <w:t xml:space="preserve">20 </w:t>
            </w:r>
            <w:r>
              <w:fldChar w:fldCharType="end"/>
            </w:r>
          </w:hyperlink>
        </w:p>
        <w:p w:rsidR="00BB600F" w:rsidRDefault="001C0305" w14:paraId="1A69347D" w14:textId="77777777">
          <w:pPr>
            <w:pStyle w:val="TDC2"/>
            <w:tabs>
              <w:tab w:val="right" w:leader="dot" w:pos="9641"/>
            </w:tabs>
          </w:pPr>
          <w:hyperlink w:anchor="_Toc105169">
            <w:r>
              <w:t xml:space="preserve">5.2. Descripción de la </w:t>
            </w:r>
            <w:r>
              <w:t>alternativa seleccionada</w:t>
            </w:r>
            <w:r>
              <w:tab/>
            </w:r>
            <w:r>
              <w:fldChar w:fldCharType="begin"/>
            </w:r>
            <w:r>
              <w:instrText>PAGEREF _Toc105169 \h</w:instrText>
            </w:r>
            <w:r>
              <w:fldChar w:fldCharType="separate"/>
            </w:r>
            <w:r>
              <w:t xml:space="preserve">20 </w:t>
            </w:r>
            <w:r>
              <w:fldChar w:fldCharType="end"/>
            </w:r>
          </w:hyperlink>
        </w:p>
        <w:p w:rsidR="00BB600F" w:rsidRDefault="001C0305" w14:paraId="510F7294" w14:textId="77777777">
          <w:r>
            <w:fldChar w:fldCharType="end"/>
          </w:r>
        </w:p>
      </w:sdtContent>
    </w:sdt>
    <w:p w:rsidR="00BB600F" w:rsidRDefault="001C0305" w14:paraId="58AB896E" w14:textId="77777777">
      <w:pPr>
        <w:spacing w:after="79" w:line="259" w:lineRule="auto"/>
        <w:ind w:right="5"/>
        <w:jc w:val="center"/>
      </w:pPr>
      <w:r>
        <w:rPr>
          <w:rFonts w:ascii="Arial" w:hAnsi="Arial" w:eastAsia="Arial" w:cs="Arial"/>
          <w:b/>
          <w:sz w:val="32"/>
        </w:rPr>
        <w:t xml:space="preserve">Lista de Figuras </w:t>
      </w:r>
    </w:p>
    <w:p w:rsidR="00BB600F" w:rsidRDefault="001C0305" w14:paraId="47C42FDB" w14:textId="77777777">
      <w:pPr>
        <w:ind w:left="-5"/>
      </w:pPr>
      <w:r>
        <w:t xml:space="preserve">Figura 1: Modelo físico de la gestión de la cocina </w:t>
      </w:r>
      <w:r>
        <w:t>............................................................................................ 7</w:t>
      </w:r>
      <w:r>
        <w:rPr>
          <w:sz w:val="24"/>
        </w:rPr>
        <w:t xml:space="preserve"> </w:t>
      </w:r>
    </w:p>
    <w:p w:rsidR="00BB600F" w:rsidRDefault="001C0305" w14:paraId="4C6CB7CE" w14:textId="77777777">
      <w:pPr>
        <w:ind w:left="-5"/>
      </w:pPr>
      <w:r>
        <w:t>Figura 2: Modelo físico de la gestión del almacén ............................................................................................ 8</w:t>
      </w:r>
      <w:r>
        <w:rPr>
          <w:sz w:val="24"/>
        </w:rPr>
        <w:t xml:space="preserve"> </w:t>
      </w:r>
    </w:p>
    <w:p w:rsidR="00BB600F" w:rsidRDefault="001C0305" w14:paraId="01D42C1C" w14:textId="77777777">
      <w:pPr>
        <w:ind w:left="-5"/>
      </w:pPr>
      <w:r>
        <w:t>Figura 3: Mode</w:t>
      </w:r>
      <w:r>
        <w:t>lo físico de la gestión del comedor ............................................................................................ 9</w:t>
      </w:r>
      <w:r>
        <w:rPr>
          <w:sz w:val="24"/>
        </w:rPr>
        <w:t xml:space="preserve"> </w:t>
      </w:r>
    </w:p>
    <w:p w:rsidR="00BB600F" w:rsidRDefault="001C0305" w14:paraId="43ACF295" w14:textId="77777777">
      <w:pPr>
        <w:spacing w:after="197" w:line="350" w:lineRule="auto"/>
        <w:ind w:left="0" w:firstLine="0"/>
        <w:jc w:val="center"/>
      </w:pPr>
      <w:r>
        <w:t>Figura 4: Modelo físico de la gestión de la facturación del restaurante ....................................................</w:t>
      </w:r>
      <w:r>
        <w:t>...... 10</w:t>
      </w:r>
      <w:r>
        <w:rPr>
          <w:sz w:val="24"/>
        </w:rPr>
        <w:t xml:space="preserve"> </w:t>
      </w:r>
    </w:p>
    <w:p w:rsidR="00BB600F" w:rsidRDefault="001C0305" w14:paraId="5CE311C0" w14:textId="77777777">
      <w:pPr>
        <w:spacing w:after="197" w:line="350" w:lineRule="auto"/>
        <w:ind w:left="0" w:firstLine="0"/>
        <w:jc w:val="center"/>
      </w:pPr>
      <w:r>
        <w:t xml:space="preserve">Figura 5: Diagrama de Subsistemas de la alternativa seleccionada ................ </w:t>
      </w:r>
      <w:r>
        <w:rPr>
          <w:b/>
        </w:rPr>
        <w:t>¡Error! Marcador no definido.</w:t>
      </w:r>
      <w:r>
        <w:rPr>
          <w:sz w:val="24"/>
        </w:rPr>
        <w:t xml:space="preserve"> </w:t>
      </w:r>
    </w:p>
    <w:p w:rsidR="00BB600F" w:rsidRDefault="001C0305" w14:paraId="0E2CD882" w14:textId="77777777">
      <w:pPr>
        <w:spacing w:after="79" w:line="259" w:lineRule="auto"/>
        <w:ind w:right="5"/>
        <w:jc w:val="center"/>
      </w:pPr>
      <w:r>
        <w:rPr>
          <w:rFonts w:ascii="Arial" w:hAnsi="Arial" w:eastAsia="Arial" w:cs="Arial"/>
          <w:b/>
          <w:sz w:val="32"/>
        </w:rPr>
        <w:t xml:space="preserve">Historia </w:t>
      </w:r>
    </w:p>
    <w:p w:rsidR="00BB600F" w:rsidRDefault="001C0305" w14:paraId="697A99F6" w14:textId="77777777">
      <w:pPr>
        <w:spacing w:after="0" w:line="259" w:lineRule="auto"/>
        <w:ind w:left="0" w:firstLine="0"/>
        <w:jc w:val="left"/>
      </w:pPr>
      <w:r>
        <w:t xml:space="preserve"> </w:t>
      </w:r>
    </w:p>
    <w:tbl>
      <w:tblPr>
        <w:tblStyle w:val="TableGrid"/>
        <w:tblW w:w="9779" w:type="dxa"/>
        <w:tblInd w:w="-70" w:type="dxa"/>
        <w:tblCellMar>
          <w:left w:w="70" w:type="dxa"/>
          <w:bottom w:w="10" w:type="dxa"/>
          <w:right w:w="94" w:type="dxa"/>
        </w:tblCellMar>
        <w:tblLook w:val="04A0" w:firstRow="1" w:lastRow="0" w:firstColumn="1" w:lastColumn="0" w:noHBand="0" w:noVBand="1"/>
      </w:tblPr>
      <w:tblGrid>
        <w:gridCol w:w="922"/>
        <w:gridCol w:w="1274"/>
        <w:gridCol w:w="7583"/>
      </w:tblGrid>
      <w:tr w:rsidR="00BB600F" w14:paraId="4039CEEC" w14:textId="77777777">
        <w:trPr>
          <w:trHeight w:val="389"/>
        </w:trPr>
        <w:tc>
          <w:tcPr>
            <w:tcW w:w="922" w:type="dxa"/>
            <w:tcBorders>
              <w:top w:val="single" w:color="000000" w:sz="4" w:space="0"/>
              <w:left w:val="single" w:color="000000" w:sz="4" w:space="0"/>
              <w:bottom w:val="single" w:color="000000" w:sz="4" w:space="0"/>
              <w:right w:val="single" w:color="000000" w:sz="4" w:space="0"/>
            </w:tcBorders>
            <w:vAlign w:val="bottom"/>
          </w:tcPr>
          <w:p w:rsidR="00BB600F" w:rsidRDefault="001C0305" w14:paraId="1F716F0D" w14:textId="77777777">
            <w:pPr>
              <w:spacing w:after="0" w:line="259" w:lineRule="auto"/>
              <w:ind w:left="0" w:firstLine="0"/>
            </w:pPr>
            <w:r>
              <w:t xml:space="preserve">Versión </w:t>
            </w:r>
          </w:p>
        </w:tc>
        <w:tc>
          <w:tcPr>
            <w:tcW w:w="1274" w:type="dxa"/>
            <w:tcBorders>
              <w:top w:val="single" w:color="000000" w:sz="4" w:space="0"/>
              <w:left w:val="single" w:color="000000" w:sz="4" w:space="0"/>
              <w:bottom w:val="single" w:color="000000" w:sz="4" w:space="0"/>
              <w:right w:val="single" w:color="000000" w:sz="4" w:space="0"/>
            </w:tcBorders>
            <w:vAlign w:val="bottom"/>
          </w:tcPr>
          <w:p w:rsidR="00BB600F" w:rsidRDefault="001C0305" w14:paraId="5DBE02CA" w14:textId="77777777">
            <w:pPr>
              <w:spacing w:after="0" w:line="259" w:lineRule="auto"/>
              <w:ind w:left="0" w:firstLine="0"/>
              <w:jc w:val="left"/>
            </w:pPr>
            <w:r>
              <w:t xml:space="preserve">Fecha </w:t>
            </w:r>
          </w:p>
        </w:tc>
        <w:tc>
          <w:tcPr>
            <w:tcW w:w="7583" w:type="dxa"/>
            <w:tcBorders>
              <w:top w:val="single" w:color="000000" w:sz="4" w:space="0"/>
              <w:left w:val="single" w:color="000000" w:sz="4" w:space="0"/>
              <w:bottom w:val="single" w:color="000000" w:sz="4" w:space="0"/>
              <w:right w:val="single" w:color="000000" w:sz="4" w:space="0"/>
            </w:tcBorders>
            <w:vAlign w:val="bottom"/>
          </w:tcPr>
          <w:p w:rsidR="00BB600F" w:rsidRDefault="001C0305" w14:paraId="5D7DDAA5" w14:textId="77777777">
            <w:pPr>
              <w:spacing w:after="0" w:line="259" w:lineRule="auto"/>
              <w:ind w:left="0" w:firstLine="0"/>
              <w:jc w:val="left"/>
            </w:pPr>
            <w:r>
              <w:t xml:space="preserve">Cambios introducidos </w:t>
            </w:r>
          </w:p>
        </w:tc>
      </w:tr>
      <w:tr w:rsidR="00BB600F" w14:paraId="53B8E225" w14:textId="77777777">
        <w:trPr>
          <w:trHeight w:val="389"/>
        </w:trPr>
        <w:tc>
          <w:tcPr>
            <w:tcW w:w="922" w:type="dxa"/>
            <w:tcBorders>
              <w:top w:val="single" w:color="000000" w:sz="4" w:space="0"/>
              <w:left w:val="single" w:color="000000" w:sz="4" w:space="0"/>
              <w:bottom w:val="single" w:color="000000" w:sz="4" w:space="0"/>
              <w:right w:val="single" w:color="000000" w:sz="4" w:space="0"/>
            </w:tcBorders>
            <w:vAlign w:val="bottom"/>
          </w:tcPr>
          <w:p w:rsidR="00BB600F" w:rsidRDefault="001C0305" w14:paraId="04C40B8E" w14:textId="77777777">
            <w:pPr>
              <w:spacing w:after="0" w:line="259" w:lineRule="auto"/>
              <w:ind w:left="0" w:firstLine="0"/>
              <w:jc w:val="left"/>
            </w:pPr>
            <w:r>
              <w:t xml:space="preserve"> </w:t>
            </w:r>
          </w:p>
        </w:tc>
        <w:tc>
          <w:tcPr>
            <w:tcW w:w="1274" w:type="dxa"/>
            <w:tcBorders>
              <w:top w:val="single" w:color="000000" w:sz="4" w:space="0"/>
              <w:left w:val="single" w:color="000000" w:sz="4" w:space="0"/>
              <w:bottom w:val="single" w:color="000000" w:sz="4" w:space="0"/>
              <w:right w:val="single" w:color="000000" w:sz="4" w:space="0"/>
            </w:tcBorders>
            <w:vAlign w:val="bottom"/>
          </w:tcPr>
          <w:p w:rsidR="00BB600F" w:rsidRDefault="001C0305" w14:paraId="6FFBF590" w14:textId="77777777">
            <w:pPr>
              <w:spacing w:after="0" w:line="259" w:lineRule="auto"/>
              <w:ind w:left="0" w:firstLine="0"/>
              <w:jc w:val="left"/>
            </w:pPr>
            <w:r>
              <w:t xml:space="preserve"> </w:t>
            </w:r>
          </w:p>
        </w:tc>
        <w:tc>
          <w:tcPr>
            <w:tcW w:w="7583" w:type="dxa"/>
            <w:tcBorders>
              <w:top w:val="single" w:color="000000" w:sz="4" w:space="0"/>
              <w:left w:val="single" w:color="000000" w:sz="4" w:space="0"/>
              <w:bottom w:val="single" w:color="000000" w:sz="4" w:space="0"/>
              <w:right w:val="single" w:color="000000" w:sz="4" w:space="0"/>
            </w:tcBorders>
            <w:vAlign w:val="bottom"/>
          </w:tcPr>
          <w:p w:rsidR="00BB600F" w:rsidRDefault="001C0305" w14:paraId="3008913F" w14:textId="77777777">
            <w:pPr>
              <w:spacing w:after="0" w:line="259" w:lineRule="auto"/>
              <w:ind w:left="0" w:firstLine="0"/>
              <w:jc w:val="left"/>
            </w:pPr>
            <w:r>
              <w:t xml:space="preserve"> </w:t>
            </w:r>
          </w:p>
        </w:tc>
      </w:tr>
    </w:tbl>
    <w:p w:rsidR="00836BBB" w:rsidP="00836BBB" w:rsidRDefault="001C0305" w14:paraId="506A6806" w14:textId="2A8C9E9F">
      <w:pPr>
        <w:spacing w:after="603" w:line="259" w:lineRule="auto"/>
        <w:ind w:left="0" w:firstLine="0"/>
        <w:jc w:val="left"/>
        <w:rPr>
          <w:ins w:author="Juan Francisco Mier Montoto" w:date="2022-09-26T18:20:00Z" w:id="3"/>
        </w:rPr>
      </w:pPr>
      <w:del w:author="Juan Francisco Mier Montoto" w:date="2022-09-26T18:20:00Z" w:id="4">
        <w:r w:rsidDel="00836BBB">
          <w:delText xml:space="preserve"> </w:delText>
        </w:r>
      </w:del>
    </w:p>
    <w:p w:rsidR="00836BBB" w:rsidRDefault="00836BBB" w14:paraId="6FAE03B7" w14:textId="77777777">
      <w:pPr>
        <w:spacing w:after="160" w:line="259" w:lineRule="auto"/>
        <w:ind w:left="0" w:firstLine="0"/>
        <w:jc w:val="left"/>
        <w:rPr>
          <w:ins w:author="Juan Francisco Mier Montoto" w:date="2022-09-26T18:20:00Z" w:id="5"/>
        </w:rPr>
      </w:pPr>
      <w:ins w:author="Juan Francisco Mier Montoto" w:date="2022-09-26T18:20:00Z" w:id="6">
        <w:r>
          <w:br w:type="page"/>
        </w:r>
      </w:ins>
    </w:p>
    <w:p w:rsidR="00BB600F" w:rsidP="00836BBB" w:rsidRDefault="00BB600F" w14:paraId="48100B41" w14:textId="77777777">
      <w:pPr>
        <w:spacing w:after="603" w:line="259" w:lineRule="auto"/>
        <w:ind w:left="0" w:firstLine="0"/>
        <w:jc w:val="left"/>
      </w:pPr>
    </w:p>
    <w:p w:rsidR="00BB600F" w:rsidRDefault="001C0305" w14:paraId="07823F68" w14:textId="77777777">
      <w:pPr>
        <w:pStyle w:val="Ttulo1"/>
        <w:ind w:left="401" w:right="4" w:hanging="401"/>
      </w:pPr>
      <w:bookmarkStart w:name="_Toc105159" w:id="7"/>
      <w:commentRangeStart w:id="8"/>
      <w:proofErr w:type="spellStart"/>
      <w:r>
        <w:t>Ambito</w:t>
      </w:r>
      <w:proofErr w:type="spellEnd"/>
      <w:r>
        <w:t xml:space="preserve"> </w:t>
      </w:r>
      <w:commentRangeEnd w:id="8"/>
      <w:r w:rsidR="00A70261">
        <w:rPr>
          <w:rStyle w:val="Refdecomentario"/>
          <w:rFonts w:ascii="Times New Roman" w:hAnsi="Times New Roman" w:eastAsia="Times New Roman" w:cs="Times New Roman"/>
          <w:b w:val="0"/>
        </w:rPr>
        <w:commentReference w:id="8"/>
      </w:r>
      <w:r>
        <w:t xml:space="preserve">y alcance del proyecto </w:t>
      </w:r>
      <w:bookmarkEnd w:id="7"/>
    </w:p>
    <w:p w:rsidR="00BB600F" w:rsidRDefault="001C0305" w14:paraId="2AC727EA" w14:textId="77777777">
      <w:pPr>
        <w:spacing w:after="233"/>
        <w:ind w:left="-5"/>
      </w:pPr>
      <w:proofErr w:type="gramStart"/>
      <w:r>
        <w:t xml:space="preserve">El proyecto a </w:t>
      </w:r>
      <w:r>
        <w:t>desarrollar</w:t>
      </w:r>
      <w:proofErr w:type="gramEnd"/>
      <w:r>
        <w:t xml:space="preserve"> es la implementación de una aplicación software para la gestión informatizada del departamento de restauración de un complejo hotelero-deportivo. El objetivo fundamental es la informatización de todo lo referente a las compras, ventas y factura</w:t>
      </w:r>
      <w:r>
        <w:t xml:space="preserve">ción de dicho complejo y al mantenimiento de su almacén, tanto los productos alimenticios como los utilizados internamente en el desarrollo diario de su actividad. </w:t>
      </w:r>
    </w:p>
    <w:p w:rsidR="00BB600F" w:rsidRDefault="001C0305" w14:paraId="3552F926" w14:textId="77777777">
      <w:pPr>
        <w:spacing w:after="234"/>
        <w:ind w:left="-5"/>
      </w:pPr>
      <w:r>
        <w:t>Dicha informatización tomará como punto de partida el servicio de restauración que dicho co</w:t>
      </w:r>
      <w:r>
        <w:t xml:space="preserve">mplejo ofrece en la actualidad, realizando tanto las mejoras que el cliente expresamente desea como las que una aplicación informática de este tipo puede proporcionar (rapidez, comodidad, fiabilidad...). </w:t>
      </w:r>
    </w:p>
    <w:p w:rsidR="00BB600F" w:rsidRDefault="001C0305" w14:paraId="4B2D0909" w14:textId="77777777">
      <w:pPr>
        <w:spacing w:after="223" w:line="259" w:lineRule="auto"/>
        <w:ind w:left="0" w:firstLine="0"/>
        <w:jc w:val="left"/>
      </w:pPr>
      <w:r>
        <w:t xml:space="preserve"> </w:t>
      </w:r>
      <w:commentRangeStart w:id="9"/>
      <w:commentRangeEnd w:id="9"/>
      <w:r w:rsidR="00A70261">
        <w:rPr>
          <w:rStyle w:val="Refdecomentario"/>
        </w:rPr>
        <w:commentReference w:id="9"/>
      </w:r>
    </w:p>
    <w:p w:rsidR="00BB600F" w:rsidRDefault="001C0305" w14:paraId="19C07D22" w14:textId="77777777">
      <w:pPr>
        <w:spacing w:after="233"/>
        <w:ind w:left="-5"/>
      </w:pPr>
      <w:r>
        <w:rPr>
          <w:u w:val="single" w:color="000000"/>
        </w:rPr>
        <w:t>Comedor:</w:t>
      </w:r>
      <w:r>
        <w:t xml:space="preserve"> El restaurante dispondrá de uno o varios comedores que albergan varias mesas numeradas y agrupadas en rangos, que podrán dar cabida a un número en principio indeterminado de comensales. Para cada comedor existe un jefe de comedor y un conjunto de jefes de</w:t>
      </w:r>
      <w:r>
        <w:t xml:space="preserve"> rango encargados de servir las mesas. </w:t>
      </w:r>
    </w:p>
    <w:p w:rsidR="00BB600F" w:rsidRDefault="001C0305" w14:paraId="088D332F" w14:textId="77777777">
      <w:pPr>
        <w:spacing w:after="233"/>
        <w:ind w:left="-5"/>
      </w:pPr>
      <w:r>
        <w:t xml:space="preserve">Una mesa puede ser utilizada </w:t>
      </w:r>
      <w:commentRangeStart w:id="10"/>
      <w:proofErr w:type="spellStart"/>
      <w:r>
        <w:t>mas</w:t>
      </w:r>
      <w:proofErr w:type="spellEnd"/>
      <w:r>
        <w:t xml:space="preserve"> </w:t>
      </w:r>
      <w:commentRangeEnd w:id="10"/>
      <w:r w:rsidR="00A70261">
        <w:rPr>
          <w:rStyle w:val="Refdecomentario"/>
        </w:rPr>
        <w:commentReference w:id="10"/>
      </w:r>
      <w:r>
        <w:t>de una vez por servicio. Se entiende por servicio todas las comidas o cenas servidas durante una jornada. Para la ocupación de una mesa varias veces durante el mismo servicio se ha</w:t>
      </w:r>
      <w:r>
        <w:t xml:space="preserve"> de esperar hasta que esa mesa se cierre, momento que viene </w:t>
      </w:r>
      <w:commentRangeStart w:id="11"/>
      <w:proofErr w:type="spellStart"/>
      <w:r>
        <w:t>determiando</w:t>
      </w:r>
      <w:proofErr w:type="spellEnd"/>
      <w:r>
        <w:t xml:space="preserve"> </w:t>
      </w:r>
      <w:commentRangeEnd w:id="11"/>
      <w:r w:rsidR="00A70261">
        <w:rPr>
          <w:rStyle w:val="Refdecomentario"/>
        </w:rPr>
        <w:commentReference w:id="11"/>
      </w:r>
      <w:r>
        <w:t xml:space="preserve">por el abandono de los clientes del local previa entrega y pago de la factura correspondiente. </w:t>
      </w:r>
    </w:p>
    <w:p w:rsidR="00BB600F" w:rsidRDefault="001C0305" w14:paraId="2BF13D89" w14:textId="77777777">
      <w:pPr>
        <w:spacing w:after="233"/>
        <w:ind w:left="-5"/>
      </w:pPr>
      <w:r>
        <w:t xml:space="preserve">Los rangos se asignan en cada servicio de cada </w:t>
      </w:r>
      <w:commentRangeStart w:id="12"/>
      <w:proofErr w:type="spellStart"/>
      <w:r>
        <w:t>dia</w:t>
      </w:r>
      <w:proofErr w:type="spellEnd"/>
      <w:commentRangeEnd w:id="12"/>
      <w:r w:rsidR="00A70261">
        <w:rPr>
          <w:rStyle w:val="Refdecomentario"/>
        </w:rPr>
        <w:commentReference w:id="12"/>
      </w:r>
      <w:r>
        <w:t>(comidas o cenas). Debido a la r</w:t>
      </w:r>
      <w:r>
        <w:t>otación de personal de la empresa</w:t>
      </w:r>
      <w:commentRangeStart w:id="13"/>
      <w:r>
        <w:t xml:space="preserve"> </w:t>
      </w:r>
      <w:commentRangeEnd w:id="13"/>
      <w:r w:rsidR="00FC1BE4">
        <w:rPr>
          <w:rStyle w:val="Refdecomentario"/>
        </w:rPr>
        <w:commentReference w:id="13"/>
      </w:r>
      <w:r>
        <w:t xml:space="preserve">puede haber en un momento determinado jefes de rango en </w:t>
      </w:r>
      <w:proofErr w:type="gramStart"/>
      <w:r>
        <w:t>plantilla</w:t>
      </w:r>
      <w:proofErr w:type="gramEnd"/>
      <w:r>
        <w:t xml:space="preserve"> pero sin rangos asignados. Lo que no puede suceder es que un rango este sin un jefe de rango para un servicio concreto. No olvidemos que los clientes deb</w:t>
      </w:r>
      <w:r>
        <w:t xml:space="preserve">en ser atendidos en todo momento. </w:t>
      </w:r>
    </w:p>
    <w:p w:rsidR="00BB600F" w:rsidRDefault="001C0305" w14:paraId="60D271BB" w14:textId="77777777">
      <w:pPr>
        <w:ind w:left="-5"/>
      </w:pPr>
      <w:r>
        <w:t>El sistema debe permitir la gestión de reservas, que se realizarán vía telefónica o personalmente y en la que el cliente deberá indicar el número de comensales para los que se realiza la reserva y, si lo desea, los alimen</w:t>
      </w:r>
      <w:r>
        <w:t xml:space="preserve">tos que va a consumir. </w:t>
      </w:r>
    </w:p>
    <w:p w:rsidR="00BB600F" w:rsidRDefault="001C0305" w14:paraId="0461FF49" w14:textId="77777777">
      <w:pPr>
        <w:spacing w:after="223" w:line="259" w:lineRule="auto"/>
        <w:ind w:left="0" w:firstLine="0"/>
        <w:jc w:val="left"/>
      </w:pPr>
      <w:r>
        <w:t xml:space="preserve"> </w:t>
      </w:r>
    </w:p>
    <w:p w:rsidR="00BB600F" w:rsidRDefault="001C0305" w14:paraId="3E8B39A9" w14:textId="77777777">
      <w:pPr>
        <w:spacing w:after="234"/>
        <w:ind w:left="-5"/>
      </w:pPr>
      <w:r>
        <w:rPr>
          <w:u w:val="single" w:color="000000"/>
        </w:rPr>
        <w:t>Viandas:</w:t>
      </w:r>
      <w:r>
        <w:t xml:space="preserve"> El restaurante dispone de una oferta al público variada en la que se puede encontrar una carta y uno o varios menús. Tanto la carta como los menús dependerán de la temporada, pudiendo haber platos que figuren en todas las</w:t>
      </w:r>
      <w:r>
        <w:t xml:space="preserve"> temporadas. Cada plato estará compuesto por uno o más ingredientes básicos, todos ellos obtenidos de los alimentos que se guardan en el almacén. Un cliente que desee tomar un menú debe atenerse a los platos que en </w:t>
      </w:r>
      <w:commentRangeStart w:id="14"/>
      <w:proofErr w:type="spellStart"/>
      <w:r>
        <w:t>el</w:t>
      </w:r>
      <w:proofErr w:type="spellEnd"/>
      <w:r>
        <w:t xml:space="preserve"> </w:t>
      </w:r>
      <w:commentRangeEnd w:id="14"/>
      <w:r w:rsidR="00A70261">
        <w:rPr>
          <w:rStyle w:val="Refdecomentario"/>
        </w:rPr>
        <w:commentReference w:id="14"/>
      </w:r>
      <w:r>
        <w:t>se oferten. En caso contrario se le</w:t>
      </w:r>
      <w:r>
        <w:t xml:space="preserve"> facturará cada plato como si de una comida a la carta se tratase. </w:t>
      </w:r>
    </w:p>
    <w:p w:rsidR="00BB600F" w:rsidRDefault="001C0305" w14:paraId="7E2FCD53" w14:textId="77777777">
      <w:pPr>
        <w:spacing w:after="233"/>
        <w:ind w:left="-5"/>
      </w:pPr>
      <w:r>
        <w:t xml:space="preserve">Puede ser que en una jornada determinada el restaurante únicamente oferte el menú del día y no </w:t>
      </w:r>
      <w:commentRangeStart w:id="15"/>
      <w:proofErr w:type="gramStart"/>
      <w:r>
        <w:t>otro tipos</w:t>
      </w:r>
      <w:proofErr w:type="gramEnd"/>
      <w:commentRangeEnd w:id="15"/>
      <w:r w:rsidR="002B50E6">
        <w:rPr>
          <w:rStyle w:val="Refdecomentario"/>
        </w:rPr>
        <w:commentReference w:id="15"/>
      </w:r>
      <w:r>
        <w:t xml:space="preserve"> de menús, pero la carta, con más o menos platos, siempre estará a disposición d</w:t>
      </w:r>
      <w:r>
        <w:t xml:space="preserve">el cliente. </w:t>
      </w:r>
    </w:p>
    <w:p w:rsidR="00BB600F" w:rsidRDefault="001C0305" w14:paraId="0AE4ED8E" w14:textId="77777777">
      <w:pPr>
        <w:spacing w:after="233"/>
        <w:ind w:left="-5"/>
      </w:pPr>
      <w:r>
        <w:t xml:space="preserve">La carta </w:t>
      </w:r>
      <w:commentRangeStart w:id="16"/>
      <w:proofErr w:type="spellStart"/>
      <w:r>
        <w:t>esta</w:t>
      </w:r>
      <w:proofErr w:type="spellEnd"/>
      <w:r>
        <w:t xml:space="preserve"> </w:t>
      </w:r>
      <w:commentRangeEnd w:id="16"/>
      <w:r w:rsidR="002B50E6">
        <w:rPr>
          <w:rStyle w:val="Refdecomentario"/>
        </w:rPr>
        <w:commentReference w:id="16"/>
      </w:r>
      <w:r>
        <w:t xml:space="preserve">organizada por bloques de platos atendiendo a su naturaleza como son: las entradas frías, entradas calientes, carnes, pescados, postres etc.  </w:t>
      </w:r>
    </w:p>
    <w:p w:rsidR="00BB600F" w:rsidRDefault="001C0305" w14:paraId="0B7A1291" w14:textId="77777777">
      <w:pPr>
        <w:ind w:left="-5"/>
      </w:pPr>
      <w:r>
        <w:t xml:space="preserve">Entre los menús debe haber obligatoriamente uno que sea el menú del día. Todos los </w:t>
      </w:r>
      <w:r>
        <w:t xml:space="preserve">menús, incluyendo el menú del día, estarán compuestos por un grupo de primeros platos, un grupo de segundos platos, un grupo de postres y un grupo de bebidas. El cliente únicamente puede optar a un elemento de cada grupo para formar su menú deseado. </w:t>
      </w:r>
    </w:p>
    <w:p w:rsidR="00BB600F" w:rsidRDefault="001C0305" w14:paraId="6526FE12" w14:textId="77777777">
      <w:pPr>
        <w:spacing w:after="0" w:line="259" w:lineRule="auto"/>
        <w:ind w:left="0" w:firstLine="0"/>
        <w:jc w:val="left"/>
      </w:pPr>
      <w:r>
        <w:t xml:space="preserve"> </w:t>
      </w:r>
    </w:p>
    <w:p w:rsidR="00BB600F" w:rsidRDefault="001C0305" w14:paraId="23EDD7A0" w14:textId="77777777">
      <w:pPr>
        <w:spacing w:after="231"/>
        <w:ind w:left="-5"/>
      </w:pPr>
      <w:r>
        <w:rPr>
          <w:u w:val="single" w:color="000000"/>
        </w:rPr>
        <w:lastRenderedPageBreak/>
        <w:t>Servicios:</w:t>
      </w:r>
      <w:r>
        <w:t xml:space="preserve"> La forma de proceder en la venta de los manjares es la siguiente: </w:t>
      </w:r>
    </w:p>
    <w:p w:rsidR="00BB600F" w:rsidRDefault="001C0305" w14:paraId="7675DBDB" w14:textId="77777777">
      <w:pPr>
        <w:spacing w:after="233"/>
        <w:ind w:left="-5"/>
      </w:pPr>
      <w:r>
        <w:t xml:space="preserve">Los clientes se sientan en la mesa y, si no han realizado previamente una reserva con los alimentos que desean tomar, </w:t>
      </w:r>
      <w:proofErr w:type="gramStart"/>
      <w:r>
        <w:t>solicitan</w:t>
      </w:r>
      <w:proofErr w:type="gramEnd"/>
      <w:r>
        <w:t xml:space="preserve"> la carta. El jefe de comedor les toma nota (comand</w:t>
      </w:r>
      <w:r>
        <w:t xml:space="preserve">a) de lo que van a pedir </w:t>
      </w:r>
      <w:commentRangeStart w:id="17"/>
      <w:r>
        <w:t>en un principio. Normalmente la bebida, las entradas, los primeros y los segundos platos</w:t>
      </w:r>
      <w:commentRangeEnd w:id="17"/>
      <w:r w:rsidR="00B21AB7">
        <w:rPr>
          <w:rStyle w:val="Refdecomentario"/>
        </w:rPr>
        <w:commentReference w:id="17"/>
      </w:r>
      <w:r>
        <w:t xml:space="preserve">. La comanda de los postres </w:t>
      </w:r>
      <w:commentRangeStart w:id="18"/>
      <w:r>
        <w:t xml:space="preserve">suele ser </w:t>
      </w:r>
      <w:commentRangeEnd w:id="18"/>
      <w:r w:rsidR="00B21AB7">
        <w:rPr>
          <w:rStyle w:val="Refdecomentario"/>
        </w:rPr>
        <w:commentReference w:id="18"/>
      </w:r>
      <w:r>
        <w:t xml:space="preserve">tomada después de servir y retirar los segundos platos y será incorporada a la comanda de la mesa. </w:t>
      </w:r>
      <w:r>
        <w:t xml:space="preserve">Un cliente puede solicitar un menú, lo cual delimita el rango de platos posibles y el precio de </w:t>
      </w:r>
      <w:commentRangeStart w:id="19"/>
      <w:proofErr w:type="gramStart"/>
      <w:r>
        <w:t>los mismos</w:t>
      </w:r>
      <w:proofErr w:type="gramEnd"/>
      <w:r>
        <w:t xml:space="preserve"> </w:t>
      </w:r>
      <w:commentRangeEnd w:id="19"/>
      <w:r w:rsidR="00B21AB7">
        <w:rPr>
          <w:rStyle w:val="Refdecomentario"/>
        </w:rPr>
        <w:commentReference w:id="19"/>
      </w:r>
      <w:r>
        <w:t xml:space="preserve">de manera distinta a los platos solicitados en carta. </w:t>
      </w:r>
    </w:p>
    <w:p w:rsidR="00BB600F" w:rsidRDefault="001C0305" w14:paraId="22804C62" w14:textId="77777777">
      <w:pPr>
        <w:spacing w:after="233"/>
        <w:ind w:left="-5"/>
      </w:pPr>
      <w:r>
        <w:t xml:space="preserve">Una vez tomada la comanda </w:t>
      </w:r>
      <w:commentRangeStart w:id="20"/>
      <w:r>
        <w:t xml:space="preserve">(por triplicado: </w:t>
      </w:r>
      <w:commentRangeEnd w:id="20"/>
      <w:r w:rsidR="00B21AB7">
        <w:rPr>
          <w:rStyle w:val="Refdecomentario"/>
        </w:rPr>
        <w:commentReference w:id="20"/>
      </w:r>
      <w:r>
        <w:t xml:space="preserve">una copia para cocina, otra para facturación </w:t>
      </w:r>
      <w:r>
        <w:t xml:space="preserve">y otra para el jefe de rango), el jefe de rango pasará a servir los manjares pudiendo incorporarse </w:t>
      </w:r>
      <w:commentRangeStart w:id="21"/>
      <w:r>
        <w:t>en cualquier momento nuevos platos a la comanda de la mesa o cancelaciones</w:t>
      </w:r>
      <w:commentRangeEnd w:id="21"/>
      <w:r w:rsidR="00B21AB7">
        <w:rPr>
          <w:rStyle w:val="Refdecomentario"/>
        </w:rPr>
        <w:commentReference w:id="21"/>
      </w:r>
      <w:r>
        <w:t>. Igualmente podría suceder que un nuevo comensal se incorporase a la mesa y por</w:t>
      </w:r>
      <w:r>
        <w:t xml:space="preserve"> lo tanto añada nuevos platos a la comanda. </w:t>
      </w:r>
    </w:p>
    <w:p w:rsidR="00BB600F" w:rsidRDefault="001C0305" w14:paraId="2EFF0DC4" w14:textId="77777777">
      <w:pPr>
        <w:spacing w:after="234"/>
        <w:ind w:left="-5"/>
      </w:pPr>
      <w:r>
        <w:t xml:space="preserve">Cuando el cliente solicite la factura, está le será entregada con la especificación de todos los conceptos y su cuantía. El cliente podrá pagarla en efectivo o con tarjeta. </w:t>
      </w:r>
    </w:p>
    <w:p w:rsidR="00BB600F" w:rsidRDefault="001C0305" w14:paraId="09BFDA98" w14:textId="77777777">
      <w:pPr>
        <w:spacing w:after="223" w:line="259" w:lineRule="auto"/>
        <w:ind w:left="0" w:firstLine="0"/>
        <w:jc w:val="left"/>
      </w:pPr>
      <w:r>
        <w:t xml:space="preserve"> </w:t>
      </w:r>
    </w:p>
    <w:p w:rsidR="00BB600F" w:rsidRDefault="001C0305" w14:paraId="2031AA26" w14:textId="77777777">
      <w:pPr>
        <w:spacing w:after="223" w:line="259" w:lineRule="auto"/>
        <w:ind w:left="-5"/>
        <w:jc w:val="left"/>
      </w:pPr>
      <w:r>
        <w:rPr>
          <w:u w:val="single" w:color="000000"/>
        </w:rPr>
        <w:t>Servicios especiales:</w:t>
      </w:r>
      <w:r>
        <w:t xml:space="preserve">  </w:t>
      </w:r>
    </w:p>
    <w:p w:rsidR="00BB600F" w:rsidRDefault="001C0305" w14:paraId="2C593EBC" w14:textId="77777777">
      <w:pPr>
        <w:spacing w:after="233"/>
        <w:ind w:left="-5"/>
      </w:pPr>
      <w:commentRangeStart w:id="22"/>
      <w:r>
        <w:t xml:space="preserve">En un </w:t>
      </w:r>
      <w:r>
        <w:t>principio</w:t>
      </w:r>
      <w:commentRangeStart w:id="23"/>
      <w:r>
        <w:t xml:space="preserve"> </w:t>
      </w:r>
      <w:commentRangeEnd w:id="23"/>
      <w:r w:rsidR="005453F6">
        <w:rPr>
          <w:rStyle w:val="Refdecomentario"/>
        </w:rPr>
        <w:commentReference w:id="23"/>
      </w:r>
      <w:r>
        <w:t>se puede considerar que el sistema gestione los llamados servicios especiales</w:t>
      </w:r>
      <w:commentRangeEnd w:id="22"/>
      <w:r w:rsidR="005453F6">
        <w:rPr>
          <w:rStyle w:val="Refdecomentario"/>
        </w:rPr>
        <w:commentReference w:id="22"/>
      </w:r>
      <w:commentRangeStart w:id="24"/>
      <w:r>
        <w:t>, que no son otra cosa que</w:t>
      </w:r>
      <w:commentRangeEnd w:id="24"/>
      <w:r w:rsidR="005453F6">
        <w:rPr>
          <w:rStyle w:val="Refdecomentario"/>
        </w:rPr>
        <w:commentReference w:id="24"/>
      </w:r>
      <w:r>
        <w:t xml:space="preserve"> los servicios que se realizan a un gran número de comensales, como pueden ser bodas, banquetes.... Para la realización de estos servi</w:t>
      </w:r>
      <w:r>
        <w:t xml:space="preserve">cios especiales es condición indispensable haber formalizado una reserva con anterioridad. </w:t>
      </w:r>
      <w:commentRangeStart w:id="25"/>
      <w:r>
        <w:t xml:space="preserve">Estos servicios especiales suelen necesitar la unión de varias mesas </w:t>
      </w:r>
      <w:proofErr w:type="gramStart"/>
      <w:r>
        <w:t>de  la</w:t>
      </w:r>
      <w:proofErr w:type="gramEnd"/>
      <w:r>
        <w:t xml:space="preserve"> misma región o, si es necesario, de varias regiones del comedor. Incluso si el evento atr</w:t>
      </w:r>
      <w:r>
        <w:t xml:space="preserve">ae a un elevado número de comensales, puede ser necesaria la utilización de varios comedores. </w:t>
      </w:r>
      <w:commentRangeEnd w:id="25"/>
      <w:r w:rsidR="005453F6">
        <w:rPr>
          <w:rStyle w:val="Refdecomentario"/>
        </w:rPr>
        <w:commentReference w:id="25"/>
      </w:r>
      <w:commentRangeStart w:id="26"/>
      <w:r>
        <w:t>Pueden necesitar además que se gestionen determinados añadidos que no son propiamente tareas de un restaurante, como pueden ser servicios de floristería, servi</w:t>
      </w:r>
      <w:r>
        <w:t xml:space="preserve">cios para amenizar la velada... etc. </w:t>
      </w:r>
      <w:commentRangeEnd w:id="26"/>
      <w:r w:rsidR="005453F6">
        <w:rPr>
          <w:rStyle w:val="Refdecomentario"/>
        </w:rPr>
        <w:commentReference w:id="26"/>
      </w:r>
    </w:p>
    <w:p w:rsidR="00BB600F" w:rsidRDefault="001C0305" w14:paraId="76C87E59" w14:textId="77777777">
      <w:pPr>
        <w:spacing w:after="233"/>
        <w:ind w:left="-5"/>
      </w:pPr>
      <w:commentRangeStart w:id="27"/>
      <w:r>
        <w:t xml:space="preserve">La prestación de esta clase de servicios especiales no es indispensable para la marcha del complejo, por lo que su implementación en la nueva aplicación dependerá de la decisión que tome el cliente </w:t>
      </w:r>
      <w:commentRangeStart w:id="28"/>
      <w:proofErr w:type="spellStart"/>
      <w:r>
        <w:t>deacuerdo</w:t>
      </w:r>
      <w:proofErr w:type="spellEnd"/>
      <w:r>
        <w:t xml:space="preserve"> </w:t>
      </w:r>
      <w:commentRangeEnd w:id="28"/>
      <w:r w:rsidR="005453F6">
        <w:rPr>
          <w:rStyle w:val="Refdecomentario"/>
        </w:rPr>
        <w:commentReference w:id="28"/>
      </w:r>
      <w:r>
        <w:t xml:space="preserve">con </w:t>
      </w:r>
      <w:r>
        <w:t xml:space="preserve">las horas estimadas que se invertirán en su realización y el importe añadido que esto suponga para el mismo. </w:t>
      </w:r>
      <w:commentRangeEnd w:id="27"/>
      <w:r w:rsidR="00A965DA">
        <w:rPr>
          <w:rStyle w:val="Refdecomentario"/>
        </w:rPr>
        <w:commentReference w:id="27"/>
      </w:r>
    </w:p>
    <w:p w:rsidR="00BB600F" w:rsidRDefault="001C0305" w14:paraId="04A40430" w14:textId="77777777">
      <w:pPr>
        <w:spacing w:after="223" w:line="259" w:lineRule="auto"/>
        <w:ind w:left="0" w:firstLine="0"/>
        <w:jc w:val="left"/>
      </w:pPr>
      <w:r>
        <w:t xml:space="preserve"> </w:t>
      </w:r>
    </w:p>
    <w:p w:rsidR="00BB600F" w:rsidRDefault="001C0305" w14:paraId="23414FA0" w14:textId="77777777">
      <w:pPr>
        <w:spacing w:after="223" w:line="259" w:lineRule="auto"/>
        <w:ind w:left="-5"/>
        <w:jc w:val="left"/>
      </w:pPr>
      <w:r>
        <w:rPr>
          <w:u w:val="single" w:color="000000"/>
        </w:rPr>
        <w:t>Contabilidad:</w:t>
      </w:r>
      <w:r>
        <w:t xml:space="preserve"> </w:t>
      </w:r>
    </w:p>
    <w:p w:rsidR="00BB600F" w:rsidRDefault="001C0305" w14:paraId="1B986AB8" w14:textId="77777777">
      <w:pPr>
        <w:spacing w:after="233"/>
        <w:ind w:left="-5"/>
      </w:pPr>
      <w:r>
        <w:t xml:space="preserve">Además de las facturas emitidas a los clientes por cada uno de los servicios efectuados, el sistema debe </w:t>
      </w:r>
      <w:commentRangeStart w:id="29"/>
      <w:r>
        <w:t xml:space="preserve">ser capaz de: </w:t>
      </w:r>
      <w:commentRangeEnd w:id="29"/>
      <w:r w:rsidR="00E269B1">
        <w:rPr>
          <w:rStyle w:val="Refdecomentario"/>
        </w:rPr>
        <w:commentReference w:id="29"/>
      </w:r>
    </w:p>
    <w:p w:rsidR="00BB600F" w:rsidRDefault="001C0305" w14:paraId="4142D429" w14:textId="77777777">
      <w:pPr>
        <w:spacing w:after="233"/>
        <w:ind w:left="-5"/>
      </w:pPr>
      <w:commentRangeStart w:id="30"/>
      <w:r>
        <w:t xml:space="preserve">Emitir la facturación de los servicios por duplicado, quedándose una copia el restaurante para la contabilidad interna.  </w:t>
      </w:r>
      <w:commentRangeEnd w:id="30"/>
      <w:r w:rsidR="00E269B1">
        <w:rPr>
          <w:rStyle w:val="Refdecomentario"/>
        </w:rPr>
        <w:commentReference w:id="30"/>
      </w:r>
    </w:p>
    <w:p w:rsidR="00BB600F" w:rsidRDefault="001C0305" w14:paraId="3BD1EF07" w14:textId="77777777">
      <w:pPr>
        <w:spacing w:after="234"/>
        <w:ind w:left="-5"/>
      </w:pPr>
      <w:r>
        <w:t>Realizar</w:t>
      </w:r>
      <w:r>
        <w:t xml:space="preserve"> los totales </w:t>
      </w:r>
      <w:commentRangeStart w:id="31"/>
      <w:r>
        <w:t xml:space="preserve">(Z) y subtotales (X) </w:t>
      </w:r>
      <w:commentRangeEnd w:id="31"/>
      <w:r w:rsidR="00B47FEF">
        <w:rPr>
          <w:rStyle w:val="Refdecomentario"/>
        </w:rPr>
        <w:commentReference w:id="31"/>
      </w:r>
      <w:r>
        <w:t xml:space="preserve">diarios, mensuales y anuales de cara a realizar los cierres económicos por parte del hotel. </w:t>
      </w:r>
    </w:p>
    <w:p w:rsidR="00BB600F" w:rsidRDefault="001C0305" w14:paraId="7FCBB9FA" w14:textId="77777777">
      <w:pPr>
        <w:spacing w:after="233"/>
        <w:ind w:left="-5"/>
      </w:pPr>
      <w:r>
        <w:t>Contabilizar los gastos derivados de la compra de artículos de almacén a distintos proveedores, siendo necesario posibilitar a</w:t>
      </w:r>
      <w:r>
        <w:t xml:space="preserve">l cliente la obtención de totales y subtotales diarios, mensuales y anuales, por artículos, proveedores, fechas...etc. </w:t>
      </w:r>
      <w:commentRangeStart w:id="32"/>
      <w:r>
        <w:t xml:space="preserve">Recordar </w:t>
      </w:r>
      <w:commentRangeEnd w:id="32"/>
      <w:r w:rsidR="00E5267C">
        <w:rPr>
          <w:rStyle w:val="Refdecomentario"/>
        </w:rPr>
        <w:commentReference w:id="32"/>
      </w:r>
      <w:r>
        <w:t xml:space="preserve">que dichos pagos se realizarán únicamente previa </w:t>
      </w:r>
      <w:commentRangeStart w:id="33"/>
      <w:proofErr w:type="spellStart"/>
      <w:r>
        <w:t>comprovación</w:t>
      </w:r>
      <w:proofErr w:type="spellEnd"/>
      <w:r>
        <w:t xml:space="preserve"> </w:t>
      </w:r>
      <w:commentRangeEnd w:id="33"/>
      <w:r w:rsidR="0024224B">
        <w:rPr>
          <w:rStyle w:val="Refdecomentario"/>
        </w:rPr>
        <w:commentReference w:id="33"/>
      </w:r>
      <w:r>
        <w:t xml:space="preserve">del albarán, pero no tiene </w:t>
      </w:r>
      <w:commentRangeStart w:id="34"/>
      <w:proofErr w:type="spellStart"/>
      <w:r>
        <w:t>por que</w:t>
      </w:r>
      <w:proofErr w:type="spellEnd"/>
      <w:r>
        <w:t xml:space="preserve"> </w:t>
      </w:r>
      <w:commentRangeEnd w:id="34"/>
      <w:r w:rsidR="0024224B">
        <w:rPr>
          <w:rStyle w:val="Refdecomentario"/>
        </w:rPr>
        <w:commentReference w:id="34"/>
      </w:r>
      <w:r>
        <w:t>realizarse en el acto.</w:t>
      </w:r>
      <w:r>
        <w:t xml:space="preserve"> </w:t>
      </w:r>
    </w:p>
    <w:p w:rsidR="00BB600F" w:rsidRDefault="001C0305" w14:paraId="45AAB53D" w14:textId="77777777">
      <w:pPr>
        <w:ind w:left="-5"/>
      </w:pPr>
      <w:r>
        <w:t xml:space="preserve">Todo esto </w:t>
      </w:r>
      <w:commentRangeStart w:id="35"/>
      <w:r>
        <w:t xml:space="preserve">venía siendo realizado </w:t>
      </w:r>
      <w:commentRangeEnd w:id="35"/>
      <w:r w:rsidR="0024224B">
        <w:rPr>
          <w:rStyle w:val="Refdecomentario"/>
        </w:rPr>
        <w:commentReference w:id="35"/>
      </w:r>
      <w:r>
        <w:t xml:space="preserve">manualmente por los empleados del restaurante mediante grandes archivadores donde se almacenaban físicamente tanto las facturas emitidas como los informes de las máquinas registradoras. El nuevo sistema ha de permitir </w:t>
      </w:r>
      <w:r>
        <w:t xml:space="preserve">la impresión de dichas facturas para su </w:t>
      </w:r>
      <w:commentRangeStart w:id="36"/>
      <w:proofErr w:type="spellStart"/>
      <w:r>
        <w:t>archivación</w:t>
      </w:r>
      <w:proofErr w:type="spellEnd"/>
      <w:r>
        <w:t xml:space="preserve"> </w:t>
      </w:r>
      <w:commentRangeEnd w:id="36"/>
      <w:r w:rsidR="00624566">
        <w:rPr>
          <w:rStyle w:val="Refdecomentario"/>
        </w:rPr>
        <w:commentReference w:id="36"/>
      </w:r>
      <w:r>
        <w:t xml:space="preserve">física si el </w:t>
      </w:r>
      <w:r>
        <w:lastRenderedPageBreak/>
        <w:t xml:space="preserve">cliente lo desea, </w:t>
      </w:r>
      <w:commentRangeStart w:id="37"/>
      <w:r>
        <w:t xml:space="preserve">pero también ha de permitir la </w:t>
      </w:r>
      <w:proofErr w:type="spellStart"/>
      <w:r>
        <w:t>archivación</w:t>
      </w:r>
      <w:proofErr w:type="spellEnd"/>
      <w:r>
        <w:t xml:space="preserve"> lógica de las mismas facilitando todos los interfaces necesarios para su consulta. </w:t>
      </w:r>
      <w:commentRangeEnd w:id="37"/>
      <w:r w:rsidR="00DD1D3B">
        <w:rPr>
          <w:rStyle w:val="Refdecomentario"/>
        </w:rPr>
        <w:commentReference w:id="37"/>
      </w:r>
    </w:p>
    <w:p w:rsidR="00BB600F" w:rsidRDefault="001C0305" w14:paraId="40F7C418" w14:textId="77777777">
      <w:pPr>
        <w:spacing w:after="223" w:line="259" w:lineRule="auto"/>
        <w:ind w:left="0" w:firstLine="0"/>
        <w:jc w:val="left"/>
      </w:pPr>
      <w:r>
        <w:t xml:space="preserve"> </w:t>
      </w:r>
    </w:p>
    <w:p w:rsidR="00BB600F" w:rsidRDefault="001C0305" w14:paraId="7C2AABE0" w14:textId="77777777">
      <w:pPr>
        <w:spacing w:after="233"/>
        <w:ind w:left="-5"/>
      </w:pPr>
      <w:r>
        <w:rPr>
          <w:u w:val="single" w:color="000000"/>
        </w:rPr>
        <w:t>Almacén:</w:t>
      </w:r>
      <w:r>
        <w:t xml:space="preserve"> El nuevo sistema debe llevar un control (aproximado en algunos conceptos) del almacén. El sistema debe gestionar automáticamente tanto los elementos necesari</w:t>
      </w:r>
      <w:r>
        <w:t xml:space="preserve">os para preparar los platos que el complejo ofrece a sus clientes como todos aquellos elementos que el restaurante utiliza para su funcionamiento </w:t>
      </w:r>
      <w:commentRangeStart w:id="38"/>
      <w:r>
        <w:t xml:space="preserve">y que no se consideran alimentos </w:t>
      </w:r>
      <w:commentRangeEnd w:id="38"/>
      <w:r w:rsidR="001E6DE6">
        <w:rPr>
          <w:rStyle w:val="Refdecomentario"/>
        </w:rPr>
        <w:commentReference w:id="38"/>
      </w:r>
      <w:r>
        <w:t xml:space="preserve">(manteles, cubertería, ...) </w:t>
      </w:r>
    </w:p>
    <w:p w:rsidR="00BB600F" w:rsidRDefault="001C0305" w14:paraId="0C10A471" w14:textId="77777777">
      <w:pPr>
        <w:spacing w:after="233"/>
        <w:ind w:left="-5"/>
      </w:pPr>
      <w:r>
        <w:t xml:space="preserve">De esta forma </w:t>
      </w:r>
      <w:commentRangeStart w:id="39"/>
      <w:r>
        <w:t xml:space="preserve">tenemos que </w:t>
      </w:r>
      <w:commentRangeEnd w:id="39"/>
      <w:r w:rsidR="00C32671">
        <w:rPr>
          <w:rStyle w:val="Refdecomentario"/>
        </w:rPr>
        <w:commentReference w:id="39"/>
      </w:r>
      <w:r>
        <w:t>las salidas de l</w:t>
      </w:r>
      <w:r>
        <w:t xml:space="preserve">os ingredientes almacenados se realizan cuando </w:t>
      </w:r>
      <w:commentRangeStart w:id="40"/>
      <w:r>
        <w:t>se venden platos o se utilizan en diversos conceptos</w:t>
      </w:r>
      <w:commentRangeEnd w:id="40"/>
      <w:r w:rsidR="00A7669C">
        <w:rPr>
          <w:rStyle w:val="Refdecomentario"/>
        </w:rPr>
        <w:commentReference w:id="40"/>
      </w:r>
      <w:r>
        <w:t xml:space="preserve"> (rotura de vajilla...) y las entradas cuando los proveedores </w:t>
      </w:r>
      <w:commentRangeStart w:id="41"/>
      <w:r>
        <w:t xml:space="preserve">nos suministran </w:t>
      </w:r>
      <w:commentRangeEnd w:id="41"/>
      <w:r w:rsidR="0088714E">
        <w:rPr>
          <w:rStyle w:val="Refdecomentario"/>
        </w:rPr>
        <w:commentReference w:id="41"/>
      </w:r>
      <w:r>
        <w:t xml:space="preserve">los mismos bajo entrega de los distintos albaranes y facturas. </w:t>
      </w:r>
      <w:commentRangeStart w:id="42"/>
      <w:r>
        <w:t>Esto nos p</w:t>
      </w:r>
      <w:r>
        <w:t xml:space="preserve">ermitirá </w:t>
      </w:r>
      <w:commentRangeEnd w:id="42"/>
      <w:r w:rsidR="00032AF4">
        <w:rPr>
          <w:rStyle w:val="Refdecomentario"/>
        </w:rPr>
        <w:commentReference w:id="42"/>
      </w:r>
      <w:r>
        <w:t xml:space="preserve">realizar inventarios y pedidos a los proveedores en función de las existencias.  </w:t>
      </w:r>
    </w:p>
    <w:p w:rsidR="00BB600F" w:rsidRDefault="001C0305" w14:paraId="75814476" w14:textId="77777777">
      <w:pPr>
        <w:spacing w:after="233"/>
        <w:ind w:left="-5"/>
      </w:pPr>
      <w:r>
        <w:t>El sistema también tiene que informar bajo solicitud</w:t>
      </w:r>
      <w:commentRangeStart w:id="43"/>
      <w:r>
        <w:t>,</w:t>
      </w:r>
      <w:commentRangeEnd w:id="43"/>
      <w:r w:rsidR="00032AF4">
        <w:rPr>
          <w:rStyle w:val="Refdecomentario"/>
        </w:rPr>
        <w:commentReference w:id="43"/>
      </w:r>
      <w:r>
        <w:t xml:space="preserve"> de los elementos que es necesario pedir mediante la fijación de unos mínimos para los mismos. </w:t>
      </w:r>
    </w:p>
    <w:p w:rsidR="00BB600F" w:rsidRDefault="001C0305" w14:paraId="7B2C52A8" w14:textId="77777777">
      <w:pPr>
        <w:spacing w:after="233"/>
        <w:ind w:left="-5"/>
      </w:pPr>
      <w:r>
        <w:t xml:space="preserve">Debido a que el control de distintos elementos del almacén es aproximado, </w:t>
      </w:r>
      <w:commentRangeStart w:id="44"/>
      <w:r>
        <w:t xml:space="preserve">debe facilitar al usuario la herramienta necesaria para modificar en el sistema la cantidad de artículos </w:t>
      </w:r>
      <w:commentRangeEnd w:id="44"/>
      <w:r w:rsidR="00A63000">
        <w:rPr>
          <w:rStyle w:val="Refdecomentario"/>
        </w:rPr>
        <w:commentReference w:id="44"/>
      </w:r>
      <w:r>
        <w:t>de los que disponemos, acercando la cantidad lógica de artículos que el si</w:t>
      </w:r>
      <w:r>
        <w:t xml:space="preserve">stema maneja con la cantidad física de la que realmente disponemos. </w:t>
      </w:r>
    </w:p>
    <w:p w:rsidR="00BB600F" w:rsidRDefault="001C0305" w14:paraId="6E6BF788" w14:textId="6B33300C">
      <w:pPr>
        <w:ind w:left="-5"/>
      </w:pPr>
      <w:r>
        <w:t xml:space="preserve">El </w:t>
      </w:r>
      <w:proofErr w:type="gramStart"/>
      <w:r>
        <w:t xml:space="preserve">almacén </w:t>
      </w:r>
      <w:commentRangeStart w:id="45"/>
      <w:proofErr w:type="spellStart"/>
      <w:r>
        <w:t>esta</w:t>
      </w:r>
      <w:proofErr w:type="spellEnd"/>
      <w:proofErr w:type="gramEnd"/>
      <w:r>
        <w:t xml:space="preserve"> </w:t>
      </w:r>
      <w:commentRangeEnd w:id="45"/>
      <w:r w:rsidR="005D2D94">
        <w:rPr>
          <w:rStyle w:val="Refdecomentario"/>
        </w:rPr>
        <w:commentReference w:id="45"/>
      </w:r>
      <w:r>
        <w:t xml:space="preserve">compuesto de diversas salas en las que se almacenan, en baldas, los distintos ingredientes. Se debe </w:t>
      </w:r>
      <w:commentRangeStart w:id="46"/>
      <w:r>
        <w:t xml:space="preserve">de </w:t>
      </w:r>
      <w:commentRangeEnd w:id="46"/>
      <w:r w:rsidR="00AF5610">
        <w:rPr>
          <w:rStyle w:val="Refdecomentario"/>
        </w:rPr>
        <w:commentReference w:id="46"/>
      </w:r>
      <w:r>
        <w:t>poder conocer en todo momento la localización exacta de cada e</w:t>
      </w:r>
      <w:r>
        <w:t>lemento depositado en el almacén.</w:t>
      </w:r>
      <w:commentRangeStart w:id="47"/>
      <w:r>
        <w:t xml:space="preserve"> La entrada de material al almacén será suministrada por los distintos proveedores. Se registrará previa comprobación del albarán entregado y que deberemos pagar en efectivo para que nos proporcione la factura final. </w:t>
      </w:r>
      <w:r>
        <w:br w:type="page"/>
      </w:r>
      <w:commentRangeEnd w:id="47"/>
      <w:r w:rsidR="003E4555">
        <w:rPr>
          <w:rStyle w:val="Refdecomentario"/>
        </w:rPr>
        <w:commentReference w:id="47"/>
      </w:r>
    </w:p>
    <w:p w:rsidR="00BB600F" w:rsidRDefault="001C0305" w14:paraId="3F040A07" w14:textId="77777777">
      <w:pPr>
        <w:pStyle w:val="Ttulo1"/>
        <w:ind w:left="401" w:right="3" w:hanging="401"/>
      </w:pPr>
      <w:bookmarkStart w:name="_Toc105160" w:id="48"/>
      <w:r>
        <w:lastRenderedPageBreak/>
        <w:t>L</w:t>
      </w:r>
      <w:r>
        <w:t xml:space="preserve">ista de usuarios participantes </w:t>
      </w:r>
      <w:bookmarkEnd w:id="48"/>
    </w:p>
    <w:p w:rsidR="00BB600F" w:rsidRDefault="001C0305" w14:paraId="19017E7F" w14:textId="77777777">
      <w:pPr>
        <w:ind w:left="-5"/>
      </w:pPr>
      <w:r>
        <w:t xml:space="preserve">Los usuarios potenciales del </w:t>
      </w:r>
      <w:commentRangeStart w:id="49"/>
      <w:r>
        <w:t xml:space="preserve">sistema a desarrollar son: </w:t>
      </w:r>
      <w:commentRangeEnd w:id="49"/>
      <w:r w:rsidR="005D08A7">
        <w:rPr>
          <w:rStyle w:val="Refdecomentario"/>
        </w:rPr>
        <w:commentReference w:id="49"/>
      </w:r>
    </w:p>
    <w:p w:rsidR="00BB600F" w:rsidRDefault="001C0305" w14:paraId="695E7A58" w14:textId="77777777">
      <w:pPr>
        <w:ind w:left="-5"/>
      </w:pPr>
      <w:r>
        <w:t xml:space="preserve">Jefe de Comedor: Es el encargado de organizar el </w:t>
      </w:r>
      <w:commentRangeStart w:id="50"/>
      <w:proofErr w:type="spellStart"/>
      <w:r>
        <w:t>funcinamiento</w:t>
      </w:r>
      <w:proofErr w:type="spellEnd"/>
      <w:r>
        <w:t xml:space="preserve"> </w:t>
      </w:r>
      <w:commentRangeEnd w:id="50"/>
      <w:r w:rsidR="005D08A7">
        <w:rPr>
          <w:rStyle w:val="Refdecomentario"/>
        </w:rPr>
        <w:commentReference w:id="50"/>
      </w:r>
      <w:r>
        <w:t xml:space="preserve">del comedor. Organiza los rangos, toma las comandas, realiza los menús y puede incluso realizar pedidos de artículos. Tiene acceso a la gestión de la cocina, del almacén y del comedor. </w:t>
      </w:r>
    </w:p>
    <w:p w:rsidR="00BB600F" w:rsidRDefault="001C0305" w14:paraId="68886240" w14:textId="6583B620">
      <w:pPr>
        <w:ind w:left="-5"/>
      </w:pPr>
      <w:r>
        <w:t xml:space="preserve">Jefe de Rango: </w:t>
      </w:r>
      <w:commentRangeStart w:id="51"/>
      <w:r>
        <w:t xml:space="preserve">Son los encargados de servir las mesas. </w:t>
      </w:r>
      <w:commentRangeStart w:id="52"/>
      <w:r>
        <w:t>No tiene acceso</w:t>
      </w:r>
      <w:r>
        <w:t xml:space="preserve"> al sistema</w:t>
      </w:r>
      <w:commentRangeEnd w:id="52"/>
      <w:r w:rsidR="0004195D">
        <w:rPr>
          <w:rStyle w:val="Refdecomentario"/>
        </w:rPr>
        <w:commentReference w:id="52"/>
      </w:r>
      <w:r>
        <w:t xml:space="preserve">. </w:t>
      </w:r>
      <w:commentRangeEnd w:id="51"/>
      <w:r w:rsidR="00D354AE">
        <w:rPr>
          <w:rStyle w:val="Refdecomentario"/>
        </w:rPr>
        <w:commentReference w:id="51"/>
      </w:r>
    </w:p>
    <w:p w:rsidR="00BB600F" w:rsidRDefault="001C0305" w14:paraId="532E1AC0" w14:textId="77777777">
      <w:pPr>
        <w:ind w:left="-5"/>
      </w:pPr>
      <w:r>
        <w:t xml:space="preserve">Jefe de Cocina: Es el encargado de asegurarse que la cocina cumple su cometido: todos </w:t>
      </w:r>
      <w:proofErr w:type="gramStart"/>
      <w:r>
        <w:t>los  platos</w:t>
      </w:r>
      <w:proofErr w:type="gramEnd"/>
      <w:r>
        <w:t xml:space="preserve"> deseados en el momento deseado. Tiene acceso a la gestión de los menús y del almacén. </w:t>
      </w:r>
    </w:p>
    <w:p w:rsidR="00BB600F" w:rsidRDefault="001C0305" w14:paraId="2AC50800" w14:textId="77777777">
      <w:pPr>
        <w:ind w:left="-5"/>
      </w:pPr>
      <w:r>
        <w:t xml:space="preserve">Cajero/a: Encargado de realizar todos los cobros a </w:t>
      </w:r>
      <w:r>
        <w:t>los clientes (metálico o tarjeta) y los pagos a los proveedores. Es el encargado de controlar la entrada y salida de dinero de la caja</w:t>
      </w:r>
      <w:commentRangeStart w:id="53"/>
      <w:r>
        <w:t xml:space="preserve">. Es </w:t>
      </w:r>
      <w:commentRangeStart w:id="54"/>
      <w:r>
        <w:t xml:space="preserve">la encargada </w:t>
      </w:r>
      <w:commentRangeEnd w:id="54"/>
      <w:r w:rsidR="00182237">
        <w:rPr>
          <w:rStyle w:val="Refdecomentario"/>
        </w:rPr>
        <w:commentReference w:id="54"/>
      </w:r>
      <w:r>
        <w:t xml:space="preserve">de </w:t>
      </w:r>
      <w:commentRangeEnd w:id="53"/>
      <w:r w:rsidR="00756AF7">
        <w:rPr>
          <w:rStyle w:val="Refdecomentario"/>
        </w:rPr>
        <w:commentReference w:id="53"/>
      </w:r>
      <w:r>
        <w:t xml:space="preserve">realizar la facturación. Tiene acceso a la gestión de facturación de clientes. </w:t>
      </w:r>
    </w:p>
    <w:p w:rsidR="00BB600F" w:rsidRDefault="001C0305" w14:paraId="63D0B014" w14:textId="77777777">
      <w:pPr>
        <w:ind w:left="-5"/>
      </w:pPr>
      <w:r>
        <w:t>Contable: Encar</w:t>
      </w:r>
      <w:r>
        <w:t xml:space="preserve">gado de la contabilidad del complejo. Tiene acceso a la gestión de facturación tanto de clientes como de proveedores. </w:t>
      </w:r>
    </w:p>
    <w:p w:rsidR="00BB600F" w:rsidRDefault="001C0305" w14:paraId="57FFE56D" w14:textId="77777777">
      <w:pPr>
        <w:spacing w:after="0" w:line="259" w:lineRule="auto"/>
        <w:ind w:left="0" w:firstLine="0"/>
        <w:jc w:val="left"/>
      </w:pPr>
      <w:r>
        <w:t xml:space="preserve"> </w:t>
      </w:r>
      <w:r>
        <w:br w:type="page"/>
      </w:r>
    </w:p>
    <w:p w:rsidR="00BB600F" w:rsidRDefault="001C0305" w14:paraId="0F117199" w14:textId="77777777">
      <w:pPr>
        <w:pStyle w:val="Ttulo1"/>
        <w:spacing w:after="651"/>
        <w:ind w:left="401" w:right="3" w:hanging="401"/>
      </w:pPr>
      <w:bookmarkStart w:name="_Toc105161" w:id="55"/>
      <w:r>
        <w:lastRenderedPageBreak/>
        <w:t xml:space="preserve">Descripción del sistema actual </w:t>
      </w:r>
      <w:bookmarkEnd w:id="55"/>
    </w:p>
    <w:p w:rsidR="00BB600F" w:rsidRDefault="001C0305" w14:paraId="2B3FBCBF" w14:textId="77777777">
      <w:pPr>
        <w:pStyle w:val="Ttulo2"/>
        <w:ind w:left="607" w:right="0" w:hanging="622"/>
      </w:pPr>
      <w:bookmarkStart w:name="_Toc105162" w:id="56"/>
      <w:r>
        <w:t xml:space="preserve">Modelo físico </w:t>
      </w:r>
      <w:bookmarkEnd w:id="56"/>
    </w:p>
    <w:p w:rsidR="00BB600F" w:rsidRDefault="001C0305" w14:paraId="4738ADC6" w14:textId="77777777">
      <w:pPr>
        <w:spacing w:after="13" w:line="259" w:lineRule="auto"/>
        <w:ind w:left="0" w:firstLine="0"/>
        <w:jc w:val="left"/>
      </w:pPr>
      <w:r>
        <w:rPr>
          <w:b/>
        </w:rPr>
        <w:t xml:space="preserve"> </w:t>
      </w:r>
    </w:p>
    <w:p w:rsidR="00BB600F" w:rsidRDefault="001C0305" w14:paraId="646F5C38" w14:textId="77777777">
      <w:pPr>
        <w:spacing w:after="403" w:line="259" w:lineRule="auto"/>
        <w:ind w:left="-1" w:firstLine="0"/>
        <w:jc w:val="left"/>
      </w:pPr>
      <w:r>
        <w:rPr>
          <w:noProof/>
        </w:rPr>
        <w:drawing>
          <wp:inline distT="0" distB="0" distL="0" distR="0" wp14:anchorId="5A568FDC" wp14:editId="45D9E0A2">
            <wp:extent cx="5852161" cy="5410201"/>
            <wp:effectExtent l="0" t="0" r="0" b="0"/>
            <wp:docPr id="102788" name="Picture 102788"/>
            <wp:cNvGraphicFramePr/>
            <a:graphic xmlns:a="http://schemas.openxmlformats.org/drawingml/2006/main">
              <a:graphicData uri="http://schemas.openxmlformats.org/drawingml/2006/picture">
                <pic:pic xmlns:pic="http://schemas.openxmlformats.org/drawingml/2006/picture">
                  <pic:nvPicPr>
                    <pic:cNvPr id="102788" name="Picture 102788"/>
                    <pic:cNvPicPr/>
                  </pic:nvPicPr>
                  <pic:blipFill>
                    <a:blip r:embed="rId15"/>
                    <a:stretch>
                      <a:fillRect/>
                    </a:stretch>
                  </pic:blipFill>
                  <pic:spPr>
                    <a:xfrm>
                      <a:off x="0" y="0"/>
                      <a:ext cx="5852161" cy="5410201"/>
                    </a:xfrm>
                    <a:prstGeom prst="rect">
                      <a:avLst/>
                    </a:prstGeom>
                  </pic:spPr>
                </pic:pic>
              </a:graphicData>
            </a:graphic>
          </wp:inline>
        </w:drawing>
      </w:r>
    </w:p>
    <w:p w:rsidR="00BB600F" w:rsidRDefault="001C0305" w14:paraId="1F31C1A3" w14:textId="77777777">
      <w:pPr>
        <w:spacing w:after="104" w:line="259" w:lineRule="auto"/>
        <w:ind w:left="0" w:firstLine="0"/>
        <w:jc w:val="left"/>
      </w:pPr>
      <w:r>
        <w:t xml:space="preserve"> </w:t>
      </w:r>
    </w:p>
    <w:p w:rsidR="00BB600F" w:rsidRDefault="001C0305" w14:paraId="52DE5644" w14:textId="77777777">
      <w:pPr>
        <w:spacing w:after="103" w:line="259" w:lineRule="auto"/>
        <w:ind w:left="0" w:firstLine="0"/>
        <w:jc w:val="left"/>
      </w:pPr>
      <w:r>
        <w:t xml:space="preserve"> </w:t>
      </w:r>
    </w:p>
    <w:p w:rsidR="00BB600F" w:rsidRDefault="001C0305" w14:paraId="36A0568E" w14:textId="77777777">
      <w:pPr>
        <w:spacing w:after="233"/>
        <w:ind w:left="-5"/>
      </w:pPr>
      <w:r>
        <w:t xml:space="preserve">El </w:t>
      </w:r>
      <w:proofErr w:type="gramStart"/>
      <w:r>
        <w:t>Jefe</w:t>
      </w:r>
      <w:proofErr w:type="gramEnd"/>
      <w:r>
        <w:t xml:space="preserve"> de Comedor es el encargado de </w:t>
      </w:r>
      <w:commentRangeStart w:id="57"/>
      <w:proofErr w:type="spellStart"/>
      <w:r>
        <w:t>elavorar</w:t>
      </w:r>
      <w:proofErr w:type="spellEnd"/>
      <w:r>
        <w:t xml:space="preserve"> </w:t>
      </w:r>
      <w:commentRangeEnd w:id="57"/>
      <w:r w:rsidR="00E64688">
        <w:rPr>
          <w:rStyle w:val="Refdecomentario"/>
        </w:rPr>
        <w:commentReference w:id="57"/>
      </w:r>
      <w:r>
        <w:t xml:space="preserve">los menús del día y las cartas que el restaurante va a servir. Estos se </w:t>
      </w:r>
      <w:commentRangeStart w:id="58"/>
      <w:proofErr w:type="spellStart"/>
      <w:r>
        <w:t>elavorarán</w:t>
      </w:r>
      <w:proofErr w:type="spellEnd"/>
      <w:r>
        <w:t xml:space="preserve"> </w:t>
      </w:r>
      <w:commentRangeEnd w:id="58"/>
      <w:r w:rsidR="00382A9A">
        <w:rPr>
          <w:rStyle w:val="Refdecomentario"/>
        </w:rPr>
        <w:commentReference w:id="58"/>
      </w:r>
      <w:r>
        <w:t>basándose en el informe de existencias que los Cocineros, previa comprobación del Almacén, les envían. Con esta información, y con los productos que los Cocineros sacan d</w:t>
      </w:r>
      <w:r>
        <w:t>el almacé</w:t>
      </w:r>
      <w:commentRangeStart w:id="59"/>
      <w:r>
        <w:t xml:space="preserve">n </w:t>
      </w:r>
      <w:commentRangeEnd w:id="59"/>
      <w:r w:rsidR="00754F4C">
        <w:rPr>
          <w:rStyle w:val="Refdecomentario"/>
        </w:rPr>
        <w:commentReference w:id="59"/>
      </w:r>
      <w:r>
        <w:t xml:space="preserve">se </w:t>
      </w:r>
      <w:commentRangeStart w:id="60"/>
      <w:proofErr w:type="spellStart"/>
      <w:r>
        <w:t>elavorarán</w:t>
      </w:r>
      <w:proofErr w:type="spellEnd"/>
      <w:r>
        <w:t xml:space="preserve"> </w:t>
      </w:r>
      <w:commentRangeEnd w:id="60"/>
      <w:r w:rsidR="00754F4C">
        <w:rPr>
          <w:rStyle w:val="Refdecomentario"/>
        </w:rPr>
        <w:commentReference w:id="60"/>
      </w:r>
      <w:r>
        <w:t xml:space="preserve">los platos que se sirven a los Clientes </w:t>
      </w:r>
    </w:p>
    <w:p w:rsidR="00BB600F" w:rsidRDefault="001C0305" w14:paraId="402555FC" w14:textId="77777777">
      <w:pPr>
        <w:spacing w:after="223" w:line="259" w:lineRule="auto"/>
        <w:ind w:left="0" w:firstLine="0"/>
        <w:jc w:val="left"/>
      </w:pPr>
      <w:r>
        <w:t xml:space="preserve"> </w:t>
      </w:r>
    </w:p>
    <w:p w:rsidR="00BB600F" w:rsidRDefault="001C0305" w14:paraId="73607A90" w14:textId="77777777">
      <w:pPr>
        <w:spacing w:after="0" w:line="259" w:lineRule="auto"/>
        <w:ind w:left="0" w:firstLine="0"/>
        <w:jc w:val="left"/>
      </w:pPr>
      <w:r>
        <w:t xml:space="preserve"> </w:t>
      </w:r>
    </w:p>
    <w:p w:rsidR="00BB600F" w:rsidRDefault="00BB600F" w14:paraId="574AD43B" w14:textId="77777777">
      <w:pPr>
        <w:sectPr w:rsidR="00BB600F">
          <w:headerReference w:type="even" r:id="rId16"/>
          <w:headerReference w:type="default" r:id="rId17"/>
          <w:footerReference w:type="even" r:id="rId18"/>
          <w:footerReference w:type="default" r:id="rId19"/>
          <w:headerReference w:type="first" r:id="rId20"/>
          <w:footerReference w:type="first" r:id="rId21"/>
          <w:pgSz w:w="11906" w:h="16841" w:orient="portrait"/>
          <w:pgMar w:top="1141" w:right="846" w:bottom="1194" w:left="1419" w:header="720" w:footer="720" w:gutter="0"/>
          <w:cols w:space="720"/>
          <w:titlePg/>
        </w:sectPr>
      </w:pPr>
    </w:p>
    <w:p w:rsidR="00BB600F" w:rsidRDefault="001C0305" w14:paraId="6CBCC741" w14:textId="77777777">
      <w:pPr>
        <w:spacing w:after="292" w:line="265" w:lineRule="auto"/>
        <w:ind w:left="691"/>
        <w:jc w:val="left"/>
      </w:pPr>
      <w:r>
        <w:rPr>
          <w:b/>
        </w:rPr>
        <w:lastRenderedPageBreak/>
        <w:t xml:space="preserve">2: </w:t>
      </w:r>
      <w:commentRangeStart w:id="61"/>
      <w:r>
        <w:rPr>
          <w:b/>
        </w:rPr>
        <w:t xml:space="preserve">Modelo físico de la gestión del almacén </w:t>
      </w:r>
      <w:commentRangeEnd w:id="61"/>
      <w:r w:rsidR="004778BD">
        <w:rPr>
          <w:rStyle w:val="Refdecomentario"/>
        </w:rPr>
        <w:commentReference w:id="61"/>
      </w:r>
    </w:p>
    <w:p w:rsidR="00BB600F" w:rsidRDefault="001C0305" w14:paraId="2134F111" w14:textId="77777777">
      <w:pPr>
        <w:spacing w:after="316" w:line="259" w:lineRule="auto"/>
        <w:ind w:left="295" w:right="-113" w:firstLine="0"/>
        <w:jc w:val="left"/>
      </w:pPr>
      <w:r>
        <w:rPr>
          <w:noProof/>
        </w:rPr>
        <w:drawing>
          <wp:inline distT="0" distB="0" distL="0" distR="0" wp14:anchorId="528B8E67" wp14:editId="4EE2E04E">
            <wp:extent cx="6004560" cy="6577584"/>
            <wp:effectExtent l="0" t="0" r="0" b="0"/>
            <wp:docPr id="102790" name="Picture 102790"/>
            <wp:cNvGraphicFramePr/>
            <a:graphic xmlns:a="http://schemas.openxmlformats.org/drawingml/2006/main">
              <a:graphicData uri="http://schemas.openxmlformats.org/drawingml/2006/picture">
                <pic:pic xmlns:pic="http://schemas.openxmlformats.org/drawingml/2006/picture">
                  <pic:nvPicPr>
                    <pic:cNvPr id="102790" name="Picture 102790"/>
                    <pic:cNvPicPr/>
                  </pic:nvPicPr>
                  <pic:blipFill>
                    <a:blip r:embed="rId22"/>
                    <a:stretch>
                      <a:fillRect/>
                    </a:stretch>
                  </pic:blipFill>
                  <pic:spPr>
                    <a:xfrm>
                      <a:off x="0" y="0"/>
                      <a:ext cx="6004560" cy="6577584"/>
                    </a:xfrm>
                    <a:prstGeom prst="rect">
                      <a:avLst/>
                    </a:prstGeom>
                  </pic:spPr>
                </pic:pic>
              </a:graphicData>
            </a:graphic>
          </wp:inline>
        </w:drawing>
      </w:r>
    </w:p>
    <w:p w:rsidR="00BB600F" w:rsidRDefault="001C0305" w14:paraId="0710D4BF" w14:textId="77777777">
      <w:pPr>
        <w:spacing w:after="104" w:line="259" w:lineRule="auto"/>
        <w:ind w:left="0" w:firstLine="0"/>
        <w:jc w:val="left"/>
      </w:pPr>
      <w:r>
        <w:t xml:space="preserve"> </w:t>
      </w:r>
    </w:p>
    <w:p w:rsidR="00BB600F" w:rsidRDefault="001C0305" w14:paraId="2BBE6660" w14:textId="77777777">
      <w:pPr>
        <w:ind w:left="-5"/>
      </w:pPr>
      <w:r>
        <w:t xml:space="preserve">Tanto los Cocineros (previa </w:t>
      </w:r>
      <w:commentRangeStart w:id="62"/>
      <w:proofErr w:type="spellStart"/>
      <w:r>
        <w:t>comprovación</w:t>
      </w:r>
      <w:proofErr w:type="spellEnd"/>
      <w:r>
        <w:t xml:space="preserve"> </w:t>
      </w:r>
      <w:commentRangeEnd w:id="62"/>
      <w:r w:rsidR="005D487C">
        <w:rPr>
          <w:rStyle w:val="Refdecomentario"/>
        </w:rPr>
        <w:commentReference w:id="62"/>
      </w:r>
      <w:r>
        <w:t xml:space="preserve">de existencias) como los </w:t>
      </w:r>
      <w:proofErr w:type="gramStart"/>
      <w:r>
        <w:t>Jefes</w:t>
      </w:r>
      <w:proofErr w:type="gramEnd"/>
      <w:r>
        <w:t xml:space="preserve"> de Comedor pueden realizar pedidos al Proveedor. Este realizará la entrega de los pedidos y el albarán de la operación. El Contable, </w:t>
      </w:r>
      <w:r>
        <w:t>tras verificar que los datos del albarán se corresponden con la entrega realizada procederá al pago de la factura (puede ser en el acto o posterior) con el dinero obtenido de caja</w:t>
      </w:r>
      <w:commentRangeStart w:id="63"/>
      <w:r>
        <w:t xml:space="preserve">. </w:t>
      </w:r>
      <w:commentRangeEnd w:id="63"/>
      <w:r w:rsidR="00370342">
        <w:rPr>
          <w:rStyle w:val="Refdecomentario"/>
        </w:rPr>
        <w:commentReference w:id="63"/>
      </w:r>
      <w:r>
        <w:t xml:space="preserve">Archivará para la contabilidad general tanto el albarán como la factura </w:t>
      </w:r>
      <w:r>
        <w:t xml:space="preserve">del Proveedor. </w:t>
      </w:r>
    </w:p>
    <w:p w:rsidR="00BB600F" w:rsidRDefault="001C0305" w14:paraId="426A3330" w14:textId="77777777">
      <w:pPr>
        <w:spacing w:after="0" w:line="259" w:lineRule="auto"/>
        <w:ind w:left="0" w:firstLine="0"/>
        <w:jc w:val="left"/>
      </w:pPr>
      <w:r>
        <w:lastRenderedPageBreak/>
        <w:t xml:space="preserve"> </w:t>
      </w:r>
    </w:p>
    <w:p w:rsidR="00BB600F" w:rsidRDefault="001C0305" w14:paraId="7F3A88C2" w14:textId="77777777">
      <w:pPr>
        <w:spacing w:after="177" w:line="265" w:lineRule="auto"/>
        <w:ind w:left="691"/>
        <w:jc w:val="left"/>
      </w:pPr>
      <w:r>
        <w:rPr>
          <w:b/>
        </w:rPr>
        <w:t>3</w:t>
      </w:r>
      <w:commentRangeStart w:id="64"/>
      <w:r>
        <w:rPr>
          <w:b/>
        </w:rPr>
        <w:t xml:space="preserve">: Modelo físico de la gestión del comedor </w:t>
      </w:r>
      <w:commentRangeEnd w:id="64"/>
      <w:r w:rsidR="008B199D">
        <w:rPr>
          <w:rStyle w:val="Refdecomentario"/>
        </w:rPr>
        <w:commentReference w:id="64"/>
      </w:r>
    </w:p>
    <w:p w:rsidR="00BB600F" w:rsidRDefault="001C0305" w14:paraId="039D6FE5" w14:textId="77777777">
      <w:pPr>
        <w:spacing w:after="120" w:line="259" w:lineRule="auto"/>
        <w:ind w:left="-336" w:firstLine="0"/>
        <w:jc w:val="left"/>
      </w:pPr>
      <w:r>
        <w:rPr>
          <w:noProof/>
        </w:rPr>
        <w:drawing>
          <wp:inline distT="0" distB="0" distL="0" distR="0" wp14:anchorId="70C3F6D6" wp14:editId="28E15C2A">
            <wp:extent cx="6217920" cy="6851904"/>
            <wp:effectExtent l="0" t="0" r="0" b="0"/>
            <wp:docPr id="102792" name="Picture 102792"/>
            <wp:cNvGraphicFramePr/>
            <a:graphic xmlns:a="http://schemas.openxmlformats.org/drawingml/2006/main">
              <a:graphicData uri="http://schemas.openxmlformats.org/drawingml/2006/picture">
                <pic:pic xmlns:pic="http://schemas.openxmlformats.org/drawingml/2006/picture">
                  <pic:nvPicPr>
                    <pic:cNvPr id="102792" name="Picture 102792"/>
                    <pic:cNvPicPr/>
                  </pic:nvPicPr>
                  <pic:blipFill>
                    <a:blip r:embed="rId23"/>
                    <a:stretch>
                      <a:fillRect/>
                    </a:stretch>
                  </pic:blipFill>
                  <pic:spPr>
                    <a:xfrm>
                      <a:off x="0" y="0"/>
                      <a:ext cx="6217920" cy="6851904"/>
                    </a:xfrm>
                    <a:prstGeom prst="rect">
                      <a:avLst/>
                    </a:prstGeom>
                  </pic:spPr>
                </pic:pic>
              </a:graphicData>
            </a:graphic>
          </wp:inline>
        </w:drawing>
      </w:r>
    </w:p>
    <w:p w:rsidR="00BB600F" w:rsidRDefault="001C0305" w14:paraId="49DA4995" w14:textId="77777777">
      <w:pPr>
        <w:spacing w:after="103" w:line="259" w:lineRule="auto"/>
        <w:ind w:left="0" w:firstLine="0"/>
        <w:jc w:val="left"/>
      </w:pPr>
      <w:r>
        <w:t xml:space="preserve"> </w:t>
      </w:r>
    </w:p>
    <w:p w:rsidR="00BB600F" w:rsidRDefault="001C0305" w14:paraId="5645A51B" w14:textId="77777777">
      <w:pPr>
        <w:ind w:left="-5"/>
      </w:pPr>
      <w:r>
        <w:t>En un primer instante</w:t>
      </w:r>
      <w:commentRangeStart w:id="65"/>
      <w:r>
        <w:t xml:space="preserve"> </w:t>
      </w:r>
      <w:commentRangeEnd w:id="65"/>
      <w:r w:rsidR="00A826F2">
        <w:rPr>
          <w:rStyle w:val="Refdecomentario"/>
        </w:rPr>
        <w:commentReference w:id="65"/>
      </w:r>
      <w:commentRangeStart w:id="66"/>
      <w:r>
        <w:t>los Clientes llegan al almacén</w:t>
      </w:r>
      <w:commentRangeEnd w:id="66"/>
      <w:r w:rsidR="00E6445E">
        <w:rPr>
          <w:rStyle w:val="Refdecomentario"/>
        </w:rPr>
        <w:commentReference w:id="66"/>
      </w:r>
      <w:r>
        <w:t xml:space="preserve">. El </w:t>
      </w:r>
      <w:proofErr w:type="gramStart"/>
      <w:r>
        <w:t>Jefe</w:t>
      </w:r>
      <w:proofErr w:type="gramEnd"/>
      <w:r>
        <w:t xml:space="preserve"> de Comedor les hace entrega de la carta y </w:t>
      </w:r>
      <w:commentRangeStart w:id="67"/>
      <w:r>
        <w:t xml:space="preserve">del menú del día. </w:t>
      </w:r>
      <w:commentRangeEnd w:id="67"/>
      <w:r w:rsidR="00842961">
        <w:rPr>
          <w:rStyle w:val="Refdecomentario"/>
        </w:rPr>
        <w:commentReference w:id="67"/>
      </w:r>
      <w:r>
        <w:t xml:space="preserve">Tras decidirse, los clientes realizan el pedido con el que </w:t>
      </w:r>
      <w:commentRangeStart w:id="68"/>
      <w:r>
        <w:t xml:space="preserve">los </w:t>
      </w:r>
      <w:proofErr w:type="gramStart"/>
      <w:r>
        <w:t>Jefes</w:t>
      </w:r>
      <w:proofErr w:type="gramEnd"/>
      <w:r>
        <w:t xml:space="preserve"> de Comedor escriben</w:t>
      </w:r>
      <w:commentRangeEnd w:id="68"/>
      <w:r w:rsidR="009F2AA0">
        <w:rPr>
          <w:rStyle w:val="Refdecomentario"/>
        </w:rPr>
        <w:commentReference w:id="68"/>
      </w:r>
      <w:r>
        <w:t xml:space="preserve"> la comanda. </w:t>
      </w:r>
      <w:proofErr w:type="gramStart"/>
      <w:r>
        <w:t>Este entrega</w:t>
      </w:r>
      <w:proofErr w:type="gramEnd"/>
      <w:r>
        <w:t xml:space="preserve"> una </w:t>
      </w:r>
      <w:commentRangeStart w:id="69"/>
      <w:r>
        <w:t>copia a la Cocina</w:t>
      </w:r>
      <w:commentRangeEnd w:id="69"/>
      <w:r w:rsidR="003D1D6B">
        <w:rPr>
          <w:rStyle w:val="Refdecomentario"/>
        </w:rPr>
        <w:commentReference w:id="69"/>
      </w:r>
      <w:r>
        <w:t xml:space="preserve">, que con los elementos del Almacén cocinan los platos requeridos por los Clientes. La otra copia de la comanda es </w:t>
      </w:r>
      <w:r>
        <w:t xml:space="preserve">entregada al </w:t>
      </w:r>
      <w:proofErr w:type="gramStart"/>
      <w:r>
        <w:t>Jefe</w:t>
      </w:r>
      <w:proofErr w:type="gramEnd"/>
      <w:r>
        <w:t xml:space="preserve"> de Rango, camarero encargado de realizar </w:t>
      </w:r>
      <w:r>
        <w:lastRenderedPageBreak/>
        <w:t xml:space="preserve">los servicios de la mesa. Este será el que sirva los platos </w:t>
      </w:r>
      <w:commentRangeStart w:id="70"/>
      <w:proofErr w:type="spellStart"/>
      <w:r>
        <w:t>elavorados</w:t>
      </w:r>
      <w:proofErr w:type="spellEnd"/>
      <w:r>
        <w:t xml:space="preserve"> </w:t>
      </w:r>
      <w:commentRangeEnd w:id="70"/>
      <w:r w:rsidR="00101066">
        <w:rPr>
          <w:rStyle w:val="Refdecomentario"/>
        </w:rPr>
        <w:commentReference w:id="70"/>
      </w:r>
      <w:r>
        <w:t xml:space="preserve">por los Cocineros y realizar el cobro de la factura (que le es entregada </w:t>
      </w:r>
      <w:commentRangeStart w:id="71"/>
      <w:r>
        <w:t>por la Cajera</w:t>
      </w:r>
      <w:commentRangeEnd w:id="71"/>
      <w:r w:rsidR="00255D88">
        <w:rPr>
          <w:rStyle w:val="Refdecomentario"/>
        </w:rPr>
        <w:commentReference w:id="71"/>
      </w:r>
      <w:r>
        <w:t xml:space="preserve">) a los Clientes. </w:t>
      </w:r>
    </w:p>
    <w:p w:rsidR="00BB600F" w:rsidRDefault="001C0305" w14:paraId="48DBDDB1" w14:textId="77777777">
      <w:pPr>
        <w:spacing w:after="0" w:line="259" w:lineRule="auto"/>
        <w:ind w:left="0" w:firstLine="0"/>
        <w:jc w:val="left"/>
      </w:pPr>
      <w:r>
        <w:t xml:space="preserve"> </w:t>
      </w:r>
    </w:p>
    <w:p w:rsidR="00BB600F" w:rsidRDefault="001C0305" w14:paraId="35D4A3D2" w14:textId="77777777">
      <w:pPr>
        <w:spacing w:after="452" w:line="265" w:lineRule="auto"/>
        <w:ind w:left="691"/>
        <w:jc w:val="left"/>
      </w:pPr>
      <w:r>
        <w:rPr>
          <w:b/>
        </w:rPr>
        <w:t>4: Modelo fís</w:t>
      </w:r>
      <w:r>
        <w:rPr>
          <w:b/>
        </w:rPr>
        <w:t xml:space="preserve">ico de la gestión de la facturación del restaurante </w:t>
      </w:r>
    </w:p>
    <w:p w:rsidR="00BB600F" w:rsidRDefault="001C0305" w14:paraId="399D84EF" w14:textId="77777777">
      <w:pPr>
        <w:spacing w:after="151" w:line="259" w:lineRule="auto"/>
        <w:ind w:left="399" w:firstLine="0"/>
        <w:jc w:val="left"/>
      </w:pPr>
      <w:r>
        <w:rPr>
          <w:noProof/>
        </w:rPr>
        <w:drawing>
          <wp:inline distT="0" distB="0" distL="0" distR="0" wp14:anchorId="68998ACD" wp14:editId="656EC89E">
            <wp:extent cx="4928616" cy="5617465"/>
            <wp:effectExtent l="0" t="0" r="0" b="0"/>
            <wp:docPr id="102794" name="Picture 102794"/>
            <wp:cNvGraphicFramePr/>
            <a:graphic xmlns:a="http://schemas.openxmlformats.org/drawingml/2006/main">
              <a:graphicData uri="http://schemas.openxmlformats.org/drawingml/2006/picture">
                <pic:pic xmlns:pic="http://schemas.openxmlformats.org/drawingml/2006/picture">
                  <pic:nvPicPr>
                    <pic:cNvPr id="102794" name="Picture 102794"/>
                    <pic:cNvPicPr/>
                  </pic:nvPicPr>
                  <pic:blipFill>
                    <a:blip r:embed="rId24"/>
                    <a:stretch>
                      <a:fillRect/>
                    </a:stretch>
                  </pic:blipFill>
                  <pic:spPr>
                    <a:xfrm>
                      <a:off x="0" y="0"/>
                      <a:ext cx="4928616" cy="5617465"/>
                    </a:xfrm>
                    <a:prstGeom prst="rect">
                      <a:avLst/>
                    </a:prstGeom>
                  </pic:spPr>
                </pic:pic>
              </a:graphicData>
            </a:graphic>
          </wp:inline>
        </w:drawing>
      </w:r>
    </w:p>
    <w:p w:rsidR="00BB600F" w:rsidRDefault="001C0305" w14:paraId="6B018FE6" w14:textId="77777777">
      <w:pPr>
        <w:spacing w:after="103" w:line="259" w:lineRule="auto"/>
        <w:ind w:left="0" w:firstLine="0"/>
        <w:jc w:val="left"/>
      </w:pPr>
      <w:r>
        <w:t xml:space="preserve"> </w:t>
      </w:r>
    </w:p>
    <w:p w:rsidR="00BB600F" w:rsidRDefault="001C0305" w14:paraId="35FA6AE8" w14:textId="77777777">
      <w:pPr>
        <w:spacing w:after="103" w:line="259" w:lineRule="auto"/>
        <w:ind w:left="0" w:firstLine="0"/>
        <w:jc w:val="left"/>
      </w:pPr>
      <w:r>
        <w:t xml:space="preserve"> </w:t>
      </w:r>
    </w:p>
    <w:p w:rsidR="00BB600F" w:rsidRDefault="001C0305" w14:paraId="62E425F6" w14:textId="77777777">
      <w:pPr>
        <w:ind w:left="-5"/>
      </w:pPr>
      <w:r>
        <w:t xml:space="preserve">La Cajera recibe del sistema una copia de la comanda al cerrarse la mesa. Realiza la factura correspondiente y le entrega una copia al </w:t>
      </w:r>
      <w:proofErr w:type="gramStart"/>
      <w:r>
        <w:t>Jefe</w:t>
      </w:r>
      <w:proofErr w:type="gramEnd"/>
      <w:r>
        <w:t xml:space="preserve"> de Rango, </w:t>
      </w:r>
      <w:commentRangeStart w:id="72"/>
      <w:r>
        <w:t xml:space="preserve">que la cobre </w:t>
      </w:r>
      <w:commentRangeEnd w:id="72"/>
      <w:r w:rsidR="003F4DDF">
        <w:rPr>
          <w:rStyle w:val="Refdecomentario"/>
        </w:rPr>
        <w:commentReference w:id="72"/>
      </w:r>
      <w:r>
        <w:t xml:space="preserve">y le entrega el importe </w:t>
      </w:r>
      <w:commentRangeStart w:id="73"/>
      <w:r>
        <w:t xml:space="preserve">(si es </w:t>
      </w:r>
      <w:r>
        <w:t xml:space="preserve">en metálico) </w:t>
      </w:r>
      <w:commentRangeEnd w:id="73"/>
      <w:r w:rsidR="00991018">
        <w:rPr>
          <w:rStyle w:val="Refdecomentario"/>
        </w:rPr>
        <w:commentReference w:id="73"/>
      </w:r>
      <w:r>
        <w:t xml:space="preserve">a la cajera que lo guarda en caja. Otra copia de la factura junto con una copia de la comanda le es estregada al Contable, que lo guarda en el fichero para el </w:t>
      </w:r>
      <w:commentRangeStart w:id="74"/>
      <w:proofErr w:type="spellStart"/>
      <w:r>
        <w:t>resúmen</w:t>
      </w:r>
      <w:proofErr w:type="spellEnd"/>
      <w:r>
        <w:t xml:space="preserve"> </w:t>
      </w:r>
      <w:commentRangeEnd w:id="74"/>
      <w:r w:rsidR="003F4DDF">
        <w:rPr>
          <w:rStyle w:val="Refdecomentario"/>
        </w:rPr>
        <w:commentReference w:id="74"/>
      </w:r>
      <w:r>
        <w:t xml:space="preserve">de facturación. </w:t>
      </w:r>
    </w:p>
    <w:p w:rsidR="00BB600F" w:rsidRDefault="001C0305" w14:paraId="65914CD8" w14:textId="77777777">
      <w:pPr>
        <w:spacing w:after="103" w:line="259" w:lineRule="auto"/>
        <w:ind w:left="0" w:firstLine="0"/>
        <w:jc w:val="left"/>
      </w:pPr>
      <w:r>
        <w:t xml:space="preserve"> </w:t>
      </w:r>
    </w:p>
    <w:p w:rsidR="00BB600F" w:rsidRDefault="001C0305" w14:paraId="123DEBB0" w14:textId="77777777">
      <w:pPr>
        <w:spacing w:after="0" w:line="259" w:lineRule="auto"/>
        <w:ind w:left="0" w:firstLine="0"/>
        <w:jc w:val="left"/>
      </w:pPr>
      <w:r>
        <w:lastRenderedPageBreak/>
        <w:t xml:space="preserve"> </w:t>
      </w:r>
    </w:p>
    <w:p w:rsidR="00BB600F" w:rsidRDefault="00BB600F" w14:paraId="6C878405" w14:textId="77777777">
      <w:pPr>
        <w:sectPr w:rsidR="00BB600F">
          <w:headerReference w:type="even" r:id="rId25"/>
          <w:headerReference w:type="default" r:id="rId26"/>
          <w:footerReference w:type="even" r:id="rId27"/>
          <w:footerReference w:type="default" r:id="rId28"/>
          <w:headerReference w:type="first" r:id="rId29"/>
          <w:footerReference w:type="first" r:id="rId30"/>
          <w:pgSz w:w="11906" w:h="16841" w:orient="portrait"/>
          <w:pgMar w:top="1150" w:right="850" w:bottom="1779" w:left="1419" w:header="1150" w:footer="719" w:gutter="0"/>
          <w:cols w:space="720"/>
        </w:sectPr>
      </w:pPr>
    </w:p>
    <w:p w:rsidR="00BB600F" w:rsidRDefault="001C0305" w14:paraId="25E09FCA" w14:textId="77777777">
      <w:pPr>
        <w:spacing w:after="322" w:line="259" w:lineRule="auto"/>
        <w:ind w:left="0" w:firstLine="0"/>
        <w:jc w:val="left"/>
      </w:pPr>
      <w:r>
        <w:lastRenderedPageBreak/>
        <w:t xml:space="preserve"> </w:t>
      </w:r>
    </w:p>
    <w:p w:rsidR="00BB600F" w:rsidRDefault="001C0305" w14:paraId="355ED87B" w14:textId="77777777">
      <w:pPr>
        <w:pStyle w:val="Ttulo2"/>
        <w:ind w:left="607" w:right="0" w:hanging="622"/>
      </w:pPr>
      <w:bookmarkStart w:name="_Toc105163" w:id="75"/>
      <w:r>
        <w:t xml:space="preserve">Lista de problemas y necesidades </w:t>
      </w:r>
      <w:bookmarkEnd w:id="75"/>
    </w:p>
    <w:p w:rsidR="00BB600F" w:rsidRDefault="001C0305" w14:paraId="12A3C732" w14:textId="77777777">
      <w:pPr>
        <w:spacing w:after="125" w:line="259" w:lineRule="auto"/>
        <w:ind w:left="0" w:firstLine="0"/>
        <w:jc w:val="left"/>
      </w:pPr>
      <w:r>
        <w:t xml:space="preserve"> </w:t>
      </w:r>
    </w:p>
    <w:p w:rsidR="00BB600F" w:rsidRDefault="001C0305" w14:paraId="301D7AD8" w14:textId="77777777">
      <w:pPr>
        <w:spacing w:after="144" w:line="259" w:lineRule="auto"/>
        <w:ind w:left="-5"/>
        <w:jc w:val="left"/>
      </w:pPr>
      <w:commentRangeStart w:id="76"/>
      <w:r>
        <w:rPr>
          <w:rFonts w:ascii="Arial" w:hAnsi="Arial" w:eastAsia="Arial" w:cs="Arial"/>
          <w:b/>
          <w:i/>
          <w:sz w:val="24"/>
        </w:rPr>
        <w:t xml:space="preserve">Problemas: </w:t>
      </w:r>
      <w:commentRangeEnd w:id="76"/>
      <w:r w:rsidR="00344C2D">
        <w:rPr>
          <w:rStyle w:val="Refdecomentario"/>
        </w:rPr>
        <w:commentReference w:id="76"/>
      </w:r>
    </w:p>
    <w:p w:rsidR="00BB600F" w:rsidRDefault="001C0305" w14:paraId="75FE745A" w14:textId="77777777">
      <w:pPr>
        <w:ind w:left="-5"/>
      </w:pPr>
      <w:r>
        <w:t xml:space="preserve">Los problemas a los </w:t>
      </w:r>
      <w:commentRangeStart w:id="77"/>
      <w:r>
        <w:t xml:space="preserve">que nos tenemos </w:t>
      </w:r>
      <w:commentRangeEnd w:id="77"/>
      <w:r w:rsidR="000C31F0">
        <w:rPr>
          <w:rStyle w:val="Refdecomentario"/>
        </w:rPr>
        <w:commentReference w:id="77"/>
      </w:r>
      <w:r>
        <w:t xml:space="preserve">que enfrentar y tratar de encontrar una posible solución son: </w:t>
      </w:r>
    </w:p>
    <w:p w:rsidR="00BB600F" w:rsidRDefault="001C0305" w14:paraId="3DC29044" w14:textId="77777777">
      <w:pPr>
        <w:numPr>
          <w:ilvl w:val="0"/>
          <w:numId w:val="1"/>
        </w:numPr>
        <w:ind w:hanging="360"/>
      </w:pPr>
      <w:commentRangeStart w:id="78"/>
      <w:r>
        <w:t xml:space="preserve">La información manejada por el sistema ha de gozar de integridad. </w:t>
      </w:r>
      <w:commentRangeEnd w:id="78"/>
      <w:r w:rsidR="000C31F0">
        <w:rPr>
          <w:rStyle w:val="Refdecomentario"/>
        </w:rPr>
        <w:commentReference w:id="78"/>
      </w:r>
    </w:p>
    <w:p w:rsidR="00BB600F" w:rsidRDefault="001C0305" w14:paraId="6C254602" w14:textId="77777777">
      <w:pPr>
        <w:numPr>
          <w:ilvl w:val="0"/>
          <w:numId w:val="1"/>
        </w:numPr>
        <w:ind w:hanging="360"/>
      </w:pPr>
      <w:r>
        <w:t xml:space="preserve">Al poder variar tanto el número de comedores como el de mesas y la disposición de </w:t>
      </w:r>
      <w:proofErr w:type="gramStart"/>
      <w:r>
        <w:t>las mismas</w:t>
      </w:r>
      <w:commentRangeStart w:id="79"/>
      <w:proofErr w:type="gramEnd"/>
      <w:r>
        <w:t xml:space="preserve"> </w:t>
      </w:r>
      <w:commentRangeEnd w:id="79"/>
      <w:r w:rsidR="000C31F0">
        <w:rPr>
          <w:rStyle w:val="Refdecomentario"/>
        </w:rPr>
        <w:commentReference w:id="79"/>
      </w:r>
      <w:r>
        <w:t>el sistema ha de tener en c</w:t>
      </w:r>
      <w:r>
        <w:t xml:space="preserve">uenta la distribución actual para no dar más servicios de los posibles. </w:t>
      </w:r>
    </w:p>
    <w:p w:rsidR="00BB600F" w:rsidRDefault="001C0305" w14:paraId="6CFBBB9A" w14:textId="77777777">
      <w:pPr>
        <w:numPr>
          <w:ilvl w:val="0"/>
          <w:numId w:val="1"/>
        </w:numPr>
        <w:ind w:hanging="360"/>
      </w:pPr>
      <w:r>
        <w:t>El sistema debe contar con que la comanda final estará compuesta de la comanda inicial y la de postres, generalmente generada posterior a la comida. Esto último no es regla obligatori</w:t>
      </w:r>
      <w:r>
        <w:t xml:space="preserve">a. </w:t>
      </w:r>
    </w:p>
    <w:p w:rsidR="00BB600F" w:rsidRDefault="001C0305" w14:paraId="1058ECF9" w14:textId="77777777">
      <w:pPr>
        <w:numPr>
          <w:ilvl w:val="0"/>
          <w:numId w:val="1"/>
        </w:numPr>
        <w:ind w:hanging="360"/>
      </w:pPr>
      <w:r>
        <w:t xml:space="preserve">Se ha de tener en cuenta que en cualquier momento se pueden incorporar nuevos platos a la comanda de la mesa o se pueden cancelar platos ya pedidos (si aún no han salido de cocina). Igualmente se ha de contar con que un nuevo comensal se puede sumarse </w:t>
      </w:r>
      <w:r>
        <w:t xml:space="preserve">a la mesa en cualquier momento. </w:t>
      </w:r>
    </w:p>
    <w:p w:rsidR="00BB600F" w:rsidRDefault="001C0305" w14:paraId="3E87C0D5" w14:textId="77777777">
      <w:pPr>
        <w:numPr>
          <w:ilvl w:val="0"/>
          <w:numId w:val="1"/>
        </w:numPr>
        <w:ind w:hanging="360"/>
      </w:pPr>
      <w:r>
        <w:t>En algunos momentos de la marcha del complejo</w:t>
      </w:r>
      <w:commentRangeStart w:id="80"/>
      <w:r>
        <w:t xml:space="preserve"> </w:t>
      </w:r>
      <w:commentRangeEnd w:id="80"/>
      <w:r w:rsidR="00BA5B03">
        <w:rPr>
          <w:rStyle w:val="Refdecomentario"/>
        </w:rPr>
        <w:commentReference w:id="80"/>
      </w:r>
      <w:r>
        <w:t xml:space="preserve">la cantidad de </w:t>
      </w:r>
      <w:commentRangeStart w:id="81"/>
      <w:proofErr w:type="spellStart"/>
      <w:r>
        <w:t>ún</w:t>
      </w:r>
      <w:proofErr w:type="spellEnd"/>
      <w:r>
        <w:t xml:space="preserve"> </w:t>
      </w:r>
      <w:commentRangeEnd w:id="81"/>
      <w:r w:rsidR="008B17F7">
        <w:rPr>
          <w:rStyle w:val="Refdecomentario"/>
        </w:rPr>
        <w:commentReference w:id="81"/>
      </w:r>
      <w:proofErr w:type="gramStart"/>
      <w:r>
        <w:t>producto reflejada</w:t>
      </w:r>
      <w:proofErr w:type="gramEnd"/>
      <w:r>
        <w:t xml:space="preserve"> en el sistema no tiene </w:t>
      </w:r>
      <w:commentRangeStart w:id="82"/>
      <w:proofErr w:type="spellStart"/>
      <w:r>
        <w:t>por que</w:t>
      </w:r>
      <w:proofErr w:type="spellEnd"/>
      <w:r>
        <w:t xml:space="preserve"> </w:t>
      </w:r>
      <w:commentRangeEnd w:id="82"/>
      <w:r w:rsidR="00BA5B03">
        <w:rPr>
          <w:rStyle w:val="Refdecomentario"/>
        </w:rPr>
        <w:commentReference w:id="82"/>
      </w:r>
      <w:r>
        <w:t>ser la misma que la cantidad real de dicho producto. El sistema ha de poder subsanar esto de una man</w:t>
      </w:r>
      <w:r>
        <w:t xml:space="preserve">era sencilla y eficiente, pues el </w:t>
      </w:r>
      <w:commentRangeStart w:id="83"/>
      <w:proofErr w:type="spellStart"/>
      <w:r>
        <w:t>valance</w:t>
      </w:r>
      <w:proofErr w:type="spellEnd"/>
      <w:r>
        <w:t xml:space="preserve"> </w:t>
      </w:r>
      <w:commentRangeEnd w:id="83"/>
      <w:r w:rsidR="00AA3503">
        <w:rPr>
          <w:rStyle w:val="Refdecomentario"/>
        </w:rPr>
        <w:commentReference w:id="83"/>
      </w:r>
      <w:r>
        <w:t xml:space="preserve">de entradas y salidas tiene un gran peso en la gestión económica del complejo. </w:t>
      </w:r>
    </w:p>
    <w:p w:rsidR="00BB600F" w:rsidRDefault="001C0305" w14:paraId="78FD83F1" w14:textId="77777777">
      <w:pPr>
        <w:numPr>
          <w:ilvl w:val="0"/>
          <w:numId w:val="1"/>
        </w:numPr>
        <w:ind w:hanging="360"/>
      </w:pPr>
      <w:r>
        <w:t xml:space="preserve">La aplicación debe alcanzar un grado de desarrollo tal que permita el control de los requisitos de seguridad del sistema de una manera eficiente y sencilla para los usuarios, sin que perjudique el funcionamiento diario de la misma. </w:t>
      </w:r>
    </w:p>
    <w:p w:rsidR="00BB600F" w:rsidRDefault="001C0305" w14:paraId="30BBA937" w14:textId="77777777">
      <w:pPr>
        <w:spacing w:after="125" w:line="259" w:lineRule="auto"/>
        <w:ind w:left="0" w:firstLine="0"/>
        <w:jc w:val="left"/>
      </w:pPr>
      <w:r>
        <w:t xml:space="preserve"> </w:t>
      </w:r>
    </w:p>
    <w:p w:rsidR="00BB600F" w:rsidRDefault="001C0305" w14:paraId="2A5775C7" w14:textId="77777777">
      <w:pPr>
        <w:spacing w:after="144" w:line="259" w:lineRule="auto"/>
        <w:ind w:left="-5"/>
        <w:jc w:val="left"/>
      </w:pPr>
      <w:r>
        <w:rPr>
          <w:rFonts w:ascii="Arial" w:hAnsi="Arial" w:eastAsia="Arial" w:cs="Arial"/>
          <w:b/>
          <w:i/>
          <w:sz w:val="24"/>
        </w:rPr>
        <w:t xml:space="preserve">Necesidades: </w:t>
      </w:r>
    </w:p>
    <w:p w:rsidR="00BB600F" w:rsidRDefault="001C0305" w14:paraId="784E221D" w14:textId="77777777">
      <w:pPr>
        <w:ind w:left="-5"/>
      </w:pPr>
      <w:r>
        <w:t>Las nec</w:t>
      </w:r>
      <w:r>
        <w:t xml:space="preserve">esidades que hemos de satisfacer son, principalmente: </w:t>
      </w:r>
    </w:p>
    <w:p w:rsidR="00BB600F" w:rsidRDefault="001C0305" w14:paraId="687FB608" w14:textId="77777777">
      <w:pPr>
        <w:numPr>
          <w:ilvl w:val="0"/>
          <w:numId w:val="1"/>
        </w:numPr>
        <w:ind w:hanging="360"/>
      </w:pPr>
      <w:r>
        <w:t xml:space="preserve">El sistema será manejado por usuarios sin un elevado conocimiento de informática, por lo que se ha de facilitar </w:t>
      </w:r>
      <w:commentRangeStart w:id="84"/>
      <w:proofErr w:type="gramStart"/>
      <w:r>
        <w:t>un interface</w:t>
      </w:r>
      <w:proofErr w:type="gramEnd"/>
      <w:r>
        <w:t xml:space="preserve"> </w:t>
      </w:r>
      <w:commentRangeEnd w:id="84"/>
      <w:r w:rsidR="001278F2">
        <w:rPr>
          <w:rStyle w:val="Refdecomentario"/>
        </w:rPr>
        <w:commentReference w:id="84"/>
      </w:r>
      <w:r>
        <w:t xml:space="preserve">sencillo e intuitivo. </w:t>
      </w:r>
    </w:p>
    <w:p w:rsidR="00BB600F" w:rsidRDefault="001C0305" w14:paraId="067748B8" w14:textId="77777777">
      <w:pPr>
        <w:numPr>
          <w:ilvl w:val="0"/>
          <w:numId w:val="1"/>
        </w:numPr>
        <w:ind w:hanging="360"/>
      </w:pPr>
      <w:commentRangeStart w:id="85"/>
      <w:r>
        <w:t xml:space="preserve">Se han de contemplar copias de respaldo </w:t>
      </w:r>
      <w:commentRangeEnd w:id="85"/>
      <w:r w:rsidR="00482BEA">
        <w:rPr>
          <w:rStyle w:val="Refdecomentario"/>
        </w:rPr>
        <w:commentReference w:id="85"/>
      </w:r>
      <w:r>
        <w:t>de la i</w:t>
      </w:r>
      <w:r>
        <w:t xml:space="preserve">nformación más relevante manejada por el sistema. </w:t>
      </w:r>
    </w:p>
    <w:p w:rsidR="00BB600F" w:rsidRDefault="001C0305" w14:paraId="292D7F54" w14:textId="77777777">
      <w:pPr>
        <w:numPr>
          <w:ilvl w:val="0"/>
          <w:numId w:val="1"/>
        </w:numPr>
        <w:ind w:hanging="360"/>
      </w:pPr>
      <w:r>
        <w:t>En reglas generales</w:t>
      </w:r>
      <w:commentRangeStart w:id="86"/>
      <w:r>
        <w:t xml:space="preserve"> </w:t>
      </w:r>
      <w:commentRangeEnd w:id="86"/>
      <w:r w:rsidR="00482BEA">
        <w:rPr>
          <w:rStyle w:val="Refdecomentario"/>
        </w:rPr>
        <w:commentReference w:id="86"/>
      </w:r>
      <w:r>
        <w:t xml:space="preserve">el sistema ha de poder gestionar todo lo relativo a compras, ventas y facturación de dicho complejo. </w:t>
      </w:r>
    </w:p>
    <w:p w:rsidR="00BB600F" w:rsidRDefault="001C0305" w14:paraId="517A941A" w14:textId="77777777">
      <w:pPr>
        <w:numPr>
          <w:ilvl w:val="0"/>
          <w:numId w:val="1"/>
        </w:numPr>
        <w:ind w:hanging="360"/>
      </w:pPr>
      <w:r>
        <w:t xml:space="preserve">El sistema debe gestionar los requisitos de seguridad de </w:t>
      </w:r>
      <w:commentRangeStart w:id="87"/>
      <w:proofErr w:type="spellStart"/>
      <w:r>
        <w:t>manere</w:t>
      </w:r>
      <w:proofErr w:type="spellEnd"/>
      <w:r>
        <w:t xml:space="preserve"> </w:t>
      </w:r>
      <w:commentRangeEnd w:id="87"/>
      <w:r w:rsidR="009207D6">
        <w:rPr>
          <w:rStyle w:val="Refdecomentario"/>
        </w:rPr>
        <w:commentReference w:id="87"/>
      </w:r>
      <w:r>
        <w:t xml:space="preserve">eficiente y </w:t>
      </w:r>
      <w:commentRangeStart w:id="88"/>
      <w:r>
        <w:t xml:space="preserve">lo más transparentemente posible a los ojos del usuario. </w:t>
      </w:r>
      <w:commentRangeEnd w:id="88"/>
      <w:r w:rsidR="009207D6">
        <w:rPr>
          <w:rStyle w:val="Refdecomentario"/>
        </w:rPr>
        <w:commentReference w:id="88"/>
      </w:r>
    </w:p>
    <w:p w:rsidR="00BB600F" w:rsidRDefault="001C0305" w14:paraId="66909A6F" w14:textId="77777777">
      <w:pPr>
        <w:numPr>
          <w:ilvl w:val="0"/>
          <w:numId w:val="1"/>
        </w:numPr>
        <w:ind w:hanging="360"/>
      </w:pPr>
      <w:r>
        <w:t>Se ha de facil</w:t>
      </w:r>
      <w:r>
        <w:t xml:space="preserve">itar al usuario </w:t>
      </w:r>
      <w:commentRangeStart w:id="89"/>
      <w:r>
        <w:t xml:space="preserve">de </w:t>
      </w:r>
      <w:commentRangeEnd w:id="89"/>
      <w:r w:rsidR="00526254">
        <w:rPr>
          <w:rStyle w:val="Refdecomentario"/>
        </w:rPr>
        <w:commentReference w:id="89"/>
      </w:r>
      <w:r>
        <w:t xml:space="preserve">la posibilidad de realizar consultas sobre la información más importante manejada por el sistema, como puede ser: </w:t>
      </w:r>
    </w:p>
    <w:p w:rsidR="00BB600F" w:rsidRDefault="001C0305" w14:paraId="5481913B" w14:textId="77777777">
      <w:pPr>
        <w:numPr>
          <w:ilvl w:val="1"/>
          <w:numId w:val="1"/>
        </w:numPr>
        <w:ind w:hanging="360"/>
      </w:pPr>
      <w:r>
        <w:t xml:space="preserve">Consultas sobre </w:t>
      </w:r>
      <w:commentRangeStart w:id="90"/>
      <w:r>
        <w:t xml:space="preserve">los datos personales de un proveedor </w:t>
      </w:r>
      <w:commentRangeEnd w:id="90"/>
      <w:r w:rsidR="00526254">
        <w:rPr>
          <w:rStyle w:val="Refdecomentario"/>
        </w:rPr>
        <w:commentReference w:id="90"/>
      </w:r>
      <w:r>
        <w:t xml:space="preserve">o de un miembro del personal del complejo. </w:t>
      </w:r>
    </w:p>
    <w:p w:rsidR="00BB600F" w:rsidRDefault="001C0305" w14:paraId="09AD5669" w14:textId="77777777">
      <w:pPr>
        <w:numPr>
          <w:ilvl w:val="1"/>
          <w:numId w:val="1"/>
        </w:numPr>
        <w:ind w:hanging="360"/>
      </w:pPr>
      <w:r>
        <w:t>Consultas sobre los</w:t>
      </w:r>
      <w:r>
        <w:t xml:space="preserve"> datos disponibles de un plato, carta o menú en concreto. </w:t>
      </w:r>
    </w:p>
    <w:p w:rsidR="00BB600F" w:rsidRDefault="001C0305" w14:paraId="59D8A2AE" w14:textId="77777777">
      <w:pPr>
        <w:numPr>
          <w:ilvl w:val="1"/>
          <w:numId w:val="1"/>
        </w:numPr>
        <w:ind w:hanging="360"/>
      </w:pPr>
      <w:r>
        <w:t>Consultas sobre los datos disponibles de los artículos del almacén y sus actualizaciones manuales (cuando exista desfase entre la información lógica del sistema y la cantidad de ese artículo que ex</w:t>
      </w:r>
      <w:r>
        <w:t xml:space="preserve">iste realmente en el almacén). </w:t>
      </w:r>
    </w:p>
    <w:p w:rsidR="00BB600F" w:rsidRDefault="001C0305" w14:paraId="66E5D150" w14:textId="77777777">
      <w:pPr>
        <w:numPr>
          <w:ilvl w:val="1"/>
          <w:numId w:val="1"/>
        </w:numPr>
        <w:ind w:hanging="360"/>
      </w:pPr>
      <w:r>
        <w:t xml:space="preserve">Consulta de los datos de una comanda, de un albarán de almacén, y tanto de un comedor como de una mesa concreta. </w:t>
      </w:r>
    </w:p>
    <w:p w:rsidR="00BB600F" w:rsidRDefault="001C0305" w14:paraId="199BDDAE" w14:textId="77777777">
      <w:pPr>
        <w:numPr>
          <w:ilvl w:val="1"/>
          <w:numId w:val="1"/>
        </w:numPr>
        <w:ind w:hanging="360"/>
      </w:pPr>
      <w:r>
        <w:t>Consultas de los datos de facturas, tanto de proveedores como a clientes, siendo necesario poder especificar l</w:t>
      </w:r>
      <w:r>
        <w:t xml:space="preserve">os totales y subtotales semanales, mensuales y/o anuales. </w:t>
      </w:r>
    </w:p>
    <w:p w:rsidR="00BB600F" w:rsidRDefault="001C0305" w14:paraId="0B941A1B" w14:textId="77777777">
      <w:pPr>
        <w:numPr>
          <w:ilvl w:val="1"/>
          <w:numId w:val="1"/>
        </w:numPr>
        <w:ind w:hanging="360"/>
      </w:pPr>
      <w:r>
        <w:t xml:space="preserve">Consultas de históricos cuando estos existan. </w:t>
      </w:r>
    </w:p>
    <w:p w:rsidR="00BB600F" w:rsidRDefault="001C0305" w14:paraId="4BBA32A2" w14:textId="77777777">
      <w:pPr>
        <w:ind w:left="718"/>
      </w:pPr>
      <w:r>
        <w:lastRenderedPageBreak/>
        <w:t xml:space="preserve">Ha de poder facilitarse la realización de estas consultas entre dos fechas concretas cuando sea necesario. </w:t>
      </w:r>
    </w:p>
    <w:p w:rsidR="00BB600F" w:rsidRDefault="001C0305" w14:paraId="41354CDD" w14:textId="77777777">
      <w:pPr>
        <w:numPr>
          <w:ilvl w:val="0"/>
          <w:numId w:val="1"/>
        </w:numPr>
        <w:ind w:hanging="360"/>
      </w:pPr>
      <w:commentRangeStart w:id="91"/>
      <w:r>
        <w:t>Se ha de facilitar al usuario de la posibi</w:t>
      </w:r>
      <w:r>
        <w:t xml:space="preserve">lidad de realizar informes sobre la información más importante manejada por el sistema, como puede ser: </w:t>
      </w:r>
    </w:p>
    <w:p w:rsidR="00BB600F" w:rsidRDefault="001C0305" w14:paraId="34D29639" w14:textId="77777777">
      <w:pPr>
        <w:numPr>
          <w:ilvl w:val="0"/>
          <w:numId w:val="2"/>
        </w:numPr>
        <w:ind w:hanging="360"/>
      </w:pPr>
      <w:r>
        <w:t xml:space="preserve">Informes sobre los datos personales de un proveedor o de un miembro del personal del complejo. </w:t>
      </w:r>
    </w:p>
    <w:p w:rsidR="00BB600F" w:rsidRDefault="001C0305" w14:paraId="0DD9DDAE" w14:textId="77777777">
      <w:pPr>
        <w:numPr>
          <w:ilvl w:val="0"/>
          <w:numId w:val="2"/>
        </w:numPr>
        <w:ind w:hanging="360"/>
      </w:pPr>
      <w:r>
        <w:t xml:space="preserve">Informes sobre los datos disponibles de platos, cartas </w:t>
      </w:r>
      <w:r>
        <w:t xml:space="preserve">o menús. </w:t>
      </w:r>
    </w:p>
    <w:p w:rsidR="00BB600F" w:rsidRDefault="001C0305" w14:paraId="7A1A0EEF" w14:textId="77777777">
      <w:pPr>
        <w:numPr>
          <w:ilvl w:val="0"/>
          <w:numId w:val="2"/>
        </w:numPr>
        <w:ind w:hanging="360"/>
      </w:pPr>
      <w:r>
        <w:t xml:space="preserve">Informes sobre los artículos del almacén y sus actualizaciones manuales (cuando exista desfase entre la información lógica del sistema y la cantidad de artículos que existe realmente en el almacén). </w:t>
      </w:r>
    </w:p>
    <w:p w:rsidR="00BB600F" w:rsidRDefault="001C0305" w14:paraId="54BBE5E7" w14:textId="77777777">
      <w:pPr>
        <w:numPr>
          <w:ilvl w:val="0"/>
          <w:numId w:val="2"/>
        </w:numPr>
        <w:ind w:hanging="360"/>
      </w:pPr>
      <w:r>
        <w:t>Informes de las comandas, de albaranes de alma</w:t>
      </w:r>
      <w:r>
        <w:t xml:space="preserve">cén, de los estados de los distintos comedores y/o mesas que los componen. </w:t>
      </w:r>
    </w:p>
    <w:p w:rsidR="00BB600F" w:rsidRDefault="001C0305" w14:paraId="476FAB28" w14:textId="77777777">
      <w:pPr>
        <w:numPr>
          <w:ilvl w:val="0"/>
          <w:numId w:val="2"/>
        </w:numPr>
        <w:ind w:hanging="360"/>
      </w:pPr>
      <w:r>
        <w:t xml:space="preserve">Informes de facturas, tanto de proveedores como a clientes, siendo necesario poder especificar los totales y subtotales semanales, mensuales y/o anuales. </w:t>
      </w:r>
    </w:p>
    <w:p w:rsidR="00BB600F" w:rsidRDefault="001C0305" w14:paraId="2205E803" w14:textId="77777777">
      <w:pPr>
        <w:numPr>
          <w:ilvl w:val="0"/>
          <w:numId w:val="2"/>
        </w:numPr>
        <w:ind w:hanging="360"/>
      </w:pPr>
      <w:r>
        <w:t>Informes de históricos cu</w:t>
      </w:r>
      <w:r>
        <w:t xml:space="preserve">ando estos existan. </w:t>
      </w:r>
    </w:p>
    <w:p w:rsidR="00BB600F" w:rsidRDefault="001C0305" w14:paraId="57A283B2" w14:textId="77777777">
      <w:pPr>
        <w:ind w:left="360" w:firstLine="348"/>
      </w:pPr>
      <w:r>
        <w:t xml:space="preserve">Ha de poder facilitarse la realización de estos informes entre dos fechas concretas cuando sea necesario. </w:t>
      </w:r>
      <w:commentRangeEnd w:id="91"/>
      <w:r w:rsidR="00E35BC8">
        <w:rPr>
          <w:rStyle w:val="Refdecomentario"/>
        </w:rPr>
        <w:commentReference w:id="91"/>
      </w:r>
    </w:p>
    <w:p w:rsidR="00BB600F" w:rsidRDefault="001C0305" w14:paraId="10A31DE2" w14:textId="77777777">
      <w:pPr>
        <w:numPr>
          <w:ilvl w:val="0"/>
          <w:numId w:val="3"/>
        </w:numPr>
        <w:ind w:hanging="360"/>
      </w:pPr>
      <w:commentRangeStart w:id="92"/>
      <w:r>
        <w:t>El</w:t>
      </w:r>
      <w:commentRangeEnd w:id="92"/>
      <w:r w:rsidR="00B035A6">
        <w:rPr>
          <w:rStyle w:val="Refdecomentario"/>
        </w:rPr>
        <w:commentReference w:id="92"/>
      </w:r>
      <w:r>
        <w:t xml:space="preserve"> sistema ha de impedir la ocupación de una mesa hasta que se proceda al cierre de la comanda anterior, momento que se produce cuando los clientes abonan la factura. </w:t>
      </w:r>
    </w:p>
    <w:p w:rsidR="00BB600F" w:rsidRDefault="001C0305" w14:paraId="5CBE0EE3" w14:textId="77777777">
      <w:pPr>
        <w:numPr>
          <w:ilvl w:val="0"/>
          <w:numId w:val="3"/>
        </w:numPr>
        <w:ind w:hanging="360"/>
      </w:pPr>
      <w:commentRangeStart w:id="93"/>
      <w:r>
        <w:t xml:space="preserve">El sistema ha de tener conocimiento en todo momento de los </w:t>
      </w:r>
      <w:proofErr w:type="gramStart"/>
      <w:r>
        <w:t>Jefes</w:t>
      </w:r>
      <w:proofErr w:type="gramEnd"/>
      <w:r>
        <w:t xml:space="preserve"> de Rango y sus rangos asi</w:t>
      </w:r>
      <w:r>
        <w:t xml:space="preserve">gnados para que no exista en un momento dado ninguna mesa sin Jefe de Rango asignado. </w:t>
      </w:r>
      <w:commentRangeEnd w:id="93"/>
      <w:r w:rsidR="002729FD">
        <w:rPr>
          <w:rStyle w:val="Refdecomentario"/>
        </w:rPr>
        <w:commentReference w:id="93"/>
      </w:r>
    </w:p>
    <w:p w:rsidR="00BB600F" w:rsidRDefault="001C0305" w14:paraId="024E059E" w14:textId="77777777">
      <w:pPr>
        <w:numPr>
          <w:ilvl w:val="0"/>
          <w:numId w:val="3"/>
        </w:numPr>
        <w:ind w:hanging="360"/>
      </w:pPr>
      <w:r>
        <w:t xml:space="preserve">El sistema ha de permitir la reserva de mesas y </w:t>
      </w:r>
      <w:commentRangeStart w:id="94"/>
      <w:r>
        <w:t xml:space="preserve">gestionar </w:t>
      </w:r>
      <w:commentRangeEnd w:id="94"/>
      <w:r w:rsidR="001C23BE">
        <w:rPr>
          <w:rStyle w:val="Refdecomentario"/>
        </w:rPr>
        <w:commentReference w:id="94"/>
      </w:r>
      <w:r>
        <w:t xml:space="preserve">todo lo necesario para hacer efectiva dicha reserva. </w:t>
      </w:r>
    </w:p>
    <w:p w:rsidR="00BB600F" w:rsidRDefault="001C0305" w14:paraId="063A2823" w14:textId="77777777">
      <w:pPr>
        <w:numPr>
          <w:ilvl w:val="0"/>
          <w:numId w:val="3"/>
        </w:numPr>
        <w:ind w:hanging="360"/>
      </w:pPr>
      <w:r>
        <w:t>El sistema debe gestionar todo lo relativo a las al</w:t>
      </w:r>
      <w:r>
        <w:t xml:space="preserve">tas, bajas y modificaciones de los platos, menús y cartas, así como de toda la información relevante para el correcto funcionamiento del restaurante, como puede ser el personal del complejo relacionados con la restauración y los proveedores de artículos. </w:t>
      </w:r>
    </w:p>
    <w:p w:rsidR="00BB600F" w:rsidRDefault="001C0305" w14:paraId="002280DE" w14:textId="77777777">
      <w:pPr>
        <w:numPr>
          <w:ilvl w:val="0"/>
          <w:numId w:val="3"/>
        </w:numPr>
        <w:ind w:hanging="360"/>
      </w:pPr>
      <w:r>
        <w:t>El sistema ha de poder generar a partir de la comanda (</w:t>
      </w:r>
      <w:commentRangeStart w:id="95"/>
      <w:r>
        <w:t xml:space="preserve">o las comandas si se han creado más de una por mesa) </w:t>
      </w:r>
      <w:commentRangeEnd w:id="95"/>
      <w:r w:rsidR="00F00237">
        <w:rPr>
          <w:rStyle w:val="Refdecomentario"/>
        </w:rPr>
        <w:commentReference w:id="95"/>
      </w:r>
      <w:r>
        <w:t xml:space="preserve">recibida del </w:t>
      </w:r>
      <w:proofErr w:type="gramStart"/>
      <w:r>
        <w:t>Jefe</w:t>
      </w:r>
      <w:proofErr w:type="gramEnd"/>
      <w:r>
        <w:t xml:space="preserve"> de Comedor una factura con dos copias de la misma</w:t>
      </w:r>
      <w:commentRangeStart w:id="96"/>
      <w:r>
        <w:t xml:space="preserve">: una para el Jefe de Rango que se la entregará a los Clientes y otra para el </w:t>
      </w:r>
      <w:r>
        <w:t xml:space="preserve">departamento de Contabilidad. </w:t>
      </w:r>
      <w:commentRangeEnd w:id="96"/>
      <w:r w:rsidR="00142D0C">
        <w:rPr>
          <w:rStyle w:val="Refdecomentario"/>
        </w:rPr>
        <w:commentReference w:id="96"/>
      </w:r>
    </w:p>
    <w:p w:rsidR="00BB600F" w:rsidRDefault="001C0305" w14:paraId="46B666F5" w14:textId="77777777">
      <w:pPr>
        <w:numPr>
          <w:ilvl w:val="0"/>
          <w:numId w:val="3"/>
        </w:numPr>
        <w:ind w:hanging="360"/>
      </w:pPr>
      <w:r>
        <w:t>La factura por una mesa ha de incorporar todos los conceptos y se ha de poder pagar al contado o con tarjeta. Como se ha especificado en el punto anterior</w:t>
      </w:r>
      <w:commentRangeStart w:id="97"/>
      <w:r>
        <w:t xml:space="preserve"> </w:t>
      </w:r>
      <w:commentRangeEnd w:id="97"/>
      <w:r w:rsidR="008B4108">
        <w:rPr>
          <w:rStyle w:val="Refdecomentario"/>
        </w:rPr>
        <w:commentReference w:id="97"/>
      </w:r>
      <w:r>
        <w:t xml:space="preserve">ha de ser por duplicado. </w:t>
      </w:r>
    </w:p>
    <w:p w:rsidR="00BB600F" w:rsidRDefault="001C0305" w14:paraId="5E9896EE" w14:textId="77777777">
      <w:pPr>
        <w:numPr>
          <w:ilvl w:val="0"/>
          <w:numId w:val="3"/>
        </w:numPr>
        <w:ind w:hanging="360"/>
      </w:pPr>
      <w:r>
        <w:t>Se debe contemplar la necesidad de ges</w:t>
      </w:r>
      <w:r>
        <w:t xml:space="preserve">tionar servicios especiales. </w:t>
      </w:r>
    </w:p>
    <w:p w:rsidR="00BB600F" w:rsidRDefault="001C0305" w14:paraId="1EE30633" w14:textId="77777777">
      <w:pPr>
        <w:numPr>
          <w:ilvl w:val="0"/>
          <w:numId w:val="3"/>
        </w:numPr>
        <w:ind w:hanging="360"/>
      </w:pPr>
      <w:r>
        <w:t xml:space="preserve">Se han de poder realizar totales y subtotales tanto diarios como mensuales y anuales, de las facturas de mesas y de las facturas de proveedores. </w:t>
      </w:r>
    </w:p>
    <w:p w:rsidR="00BB600F" w:rsidRDefault="001C0305" w14:paraId="06718EEC" w14:textId="77777777">
      <w:pPr>
        <w:numPr>
          <w:ilvl w:val="0"/>
          <w:numId w:val="3"/>
        </w:numPr>
        <w:ind w:hanging="360"/>
      </w:pPr>
      <w:r>
        <w:t xml:space="preserve">El sistema ha de permitir la localización exacta en todo momento de un artículo </w:t>
      </w:r>
      <w:r>
        <w:t xml:space="preserve">en el almacén, así como el control de existencias (aproximado en algunos conceptos) de los mismos. </w:t>
      </w:r>
      <w:commentRangeStart w:id="98"/>
      <w:r>
        <w:t xml:space="preserve">Para subsanar los problemas surgidos ante la </w:t>
      </w:r>
      <w:commentRangeStart w:id="99"/>
      <w:proofErr w:type="spellStart"/>
      <w:r>
        <w:t>imposivilidad</w:t>
      </w:r>
      <w:proofErr w:type="spellEnd"/>
      <w:r>
        <w:t xml:space="preserve"> </w:t>
      </w:r>
      <w:commentRangeEnd w:id="99"/>
      <w:r w:rsidR="002729FD">
        <w:rPr>
          <w:rStyle w:val="Refdecomentario"/>
        </w:rPr>
        <w:commentReference w:id="99"/>
      </w:r>
      <w:r>
        <w:t>de realizar una contabilidad exacta de las salidas de artículos del almacén</w:t>
      </w:r>
      <w:commentRangeStart w:id="100"/>
      <w:r>
        <w:t xml:space="preserve"> </w:t>
      </w:r>
      <w:commentRangeEnd w:id="100"/>
      <w:r w:rsidR="005F0249">
        <w:rPr>
          <w:rStyle w:val="Refdecomentario"/>
        </w:rPr>
        <w:commentReference w:id="100"/>
      </w:r>
      <w:commentRangeEnd w:id="98"/>
      <w:r w:rsidR="00C75E3C">
        <w:rPr>
          <w:rStyle w:val="Refdecomentario"/>
        </w:rPr>
        <w:commentReference w:id="98"/>
      </w:r>
      <w:r>
        <w:t>el sistema ha</w:t>
      </w:r>
      <w:r>
        <w:t xml:space="preserve"> de facilitar la actualización de la información lógica sobre el inventario del almacén de una manera sencilla y eficiente. </w:t>
      </w:r>
      <w:commentRangeStart w:id="101"/>
      <w:r>
        <w:t xml:space="preserve">Esta actualización generalmente se realizará tras un recuento manual por parte de los empleados del stock del almacén. </w:t>
      </w:r>
      <w:commentRangeEnd w:id="101"/>
      <w:r w:rsidR="00C75E3C">
        <w:rPr>
          <w:rStyle w:val="Refdecomentario"/>
        </w:rPr>
        <w:commentReference w:id="101"/>
      </w:r>
    </w:p>
    <w:p w:rsidR="00BB600F" w:rsidRDefault="001C0305" w14:paraId="4D84B6A5" w14:textId="77777777">
      <w:pPr>
        <w:numPr>
          <w:ilvl w:val="0"/>
          <w:numId w:val="3"/>
        </w:numPr>
        <w:ind w:hanging="360"/>
      </w:pPr>
      <w:commentRangeStart w:id="102"/>
      <w:r>
        <w:t>El sistem</w:t>
      </w:r>
      <w:r>
        <w:t xml:space="preserve">a ha de incluir la posibilidad de avisar mediante petición del usuario de la necesidad de realizar pedidos de aquellos artículos del almacén cuyos </w:t>
      </w:r>
      <w:commentRangeStart w:id="103"/>
      <w:proofErr w:type="spellStart"/>
      <w:r>
        <w:t>stocksse</w:t>
      </w:r>
      <w:proofErr w:type="spellEnd"/>
      <w:r>
        <w:t xml:space="preserve"> </w:t>
      </w:r>
      <w:commentRangeEnd w:id="103"/>
      <w:r w:rsidR="00A5117F">
        <w:rPr>
          <w:rStyle w:val="Refdecomentario"/>
        </w:rPr>
        <w:commentReference w:id="103"/>
      </w:r>
      <w:r>
        <w:t xml:space="preserve">sitúen por debajo de un mínimo elegido con anterioridad. </w:t>
      </w:r>
      <w:commentRangeEnd w:id="102"/>
      <w:r w:rsidR="0071649E">
        <w:rPr>
          <w:rStyle w:val="Refdecomentario"/>
        </w:rPr>
        <w:commentReference w:id="102"/>
      </w:r>
    </w:p>
    <w:p w:rsidR="00BB600F" w:rsidRDefault="001C0305" w14:paraId="775FB9A5" w14:textId="77777777">
      <w:pPr>
        <w:spacing w:after="322" w:line="259" w:lineRule="auto"/>
        <w:ind w:left="0" w:firstLine="0"/>
        <w:jc w:val="left"/>
      </w:pPr>
      <w:r>
        <w:t xml:space="preserve"> </w:t>
      </w:r>
    </w:p>
    <w:p w:rsidR="00BB600F" w:rsidRDefault="001C0305" w14:paraId="2E61E9C0" w14:textId="77777777">
      <w:pPr>
        <w:pStyle w:val="Ttulo2"/>
        <w:ind w:left="607" w:right="0" w:hanging="622"/>
      </w:pPr>
      <w:bookmarkStart w:name="_Toc105164" w:id="104"/>
      <w:r>
        <w:lastRenderedPageBreak/>
        <w:t xml:space="preserve">Modelo lógico actual de procesos </w:t>
      </w:r>
      <w:bookmarkEnd w:id="104"/>
    </w:p>
    <w:p w:rsidR="00BB600F" w:rsidRDefault="001C0305" w14:paraId="7D51397F" w14:textId="77777777">
      <w:pPr>
        <w:spacing w:after="329"/>
        <w:ind w:left="-5"/>
      </w:pPr>
      <w:r>
        <w:t xml:space="preserve">El complejo no cuenta en la actualidad con un sistema informático </w:t>
      </w:r>
    </w:p>
    <w:p w:rsidR="00BB600F" w:rsidRDefault="001C0305" w14:paraId="3017B9AB" w14:textId="77777777">
      <w:pPr>
        <w:pStyle w:val="Ttulo2"/>
        <w:ind w:left="607" w:right="0" w:hanging="622"/>
      </w:pPr>
      <w:bookmarkStart w:name="_Toc105165" w:id="105"/>
      <w:r>
        <w:t xml:space="preserve">Modelo lógico actual de datos </w:t>
      </w:r>
      <w:bookmarkEnd w:id="105"/>
    </w:p>
    <w:p w:rsidR="00BB600F" w:rsidRDefault="001C0305" w14:paraId="193AAAC4" w14:textId="77777777">
      <w:pPr>
        <w:ind w:left="-5"/>
      </w:pPr>
      <w:r>
        <w:t xml:space="preserve">El complejo no cuenta en la actualidad con un sistema informático </w:t>
      </w:r>
    </w:p>
    <w:p w:rsidR="00BB600F" w:rsidRDefault="001C0305" w14:paraId="7AB5EC47" w14:textId="77777777">
      <w:pPr>
        <w:spacing w:after="0" w:line="259" w:lineRule="auto"/>
        <w:ind w:left="0" w:firstLine="0"/>
        <w:jc w:val="left"/>
      </w:pPr>
      <w:r>
        <w:t xml:space="preserve"> </w:t>
      </w:r>
      <w:r>
        <w:br w:type="page"/>
      </w:r>
    </w:p>
    <w:p w:rsidR="00BB600F" w:rsidRDefault="001C0305" w14:paraId="30366025" w14:textId="77777777">
      <w:pPr>
        <w:pStyle w:val="Ttulo1"/>
        <w:spacing w:after="454"/>
        <w:ind w:left="401" w:right="455" w:hanging="401"/>
        <w:jc w:val="right"/>
      </w:pPr>
      <w:bookmarkStart w:name="_Toc105166" w:id="106"/>
      <w:r>
        <w:lastRenderedPageBreak/>
        <w:t xml:space="preserve">Catálogo de requisitos del sistema y prioridades </w:t>
      </w:r>
      <w:bookmarkEnd w:id="106"/>
    </w:p>
    <w:p w:rsidR="00BB600F" w:rsidRDefault="001C0305" w14:paraId="31134B20" w14:textId="77777777">
      <w:pPr>
        <w:spacing w:after="144" w:line="259" w:lineRule="auto"/>
        <w:ind w:left="-5"/>
        <w:jc w:val="left"/>
      </w:pPr>
      <w:commentRangeStart w:id="107"/>
      <w:r>
        <w:rPr>
          <w:rFonts w:ascii="Arial" w:hAnsi="Arial" w:eastAsia="Arial" w:cs="Arial"/>
          <w:b/>
          <w:i/>
          <w:sz w:val="24"/>
        </w:rPr>
        <w:t xml:space="preserve">Requisitos </w:t>
      </w:r>
      <w:commentRangeEnd w:id="107"/>
      <w:r w:rsidR="004F16B6">
        <w:rPr>
          <w:rStyle w:val="Refdecomentario"/>
        </w:rPr>
        <w:commentReference w:id="107"/>
      </w:r>
    </w:p>
    <w:p w:rsidR="00BB600F" w:rsidRDefault="001C0305" w14:paraId="4C35E2BE" w14:textId="77777777">
      <w:pPr>
        <w:spacing w:after="0" w:line="265" w:lineRule="auto"/>
        <w:jc w:val="left"/>
      </w:pPr>
      <w:r>
        <w:rPr>
          <w:b/>
        </w:rPr>
        <w:t xml:space="preserve">Requisitos no funcionales: </w:t>
      </w:r>
    </w:p>
    <w:tbl>
      <w:tblPr>
        <w:tblStyle w:val="TableGrid"/>
        <w:tblW w:w="9779" w:type="dxa"/>
        <w:tblInd w:w="-70" w:type="dxa"/>
        <w:tblCellMar>
          <w:top w:w="15" w:type="dxa"/>
          <w:left w:w="70" w:type="dxa"/>
          <w:right w:w="56" w:type="dxa"/>
        </w:tblCellMar>
        <w:tblLook w:val="04A0" w:firstRow="1" w:lastRow="0" w:firstColumn="1" w:lastColumn="0" w:noHBand="0" w:noVBand="1"/>
      </w:tblPr>
      <w:tblGrid>
        <w:gridCol w:w="922"/>
        <w:gridCol w:w="3685"/>
        <w:gridCol w:w="5172"/>
      </w:tblGrid>
      <w:tr w:rsidR="00BB600F" w14:paraId="612C5B5D"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A485DE0" w14:textId="77777777">
            <w:pPr>
              <w:spacing w:after="0" w:line="259" w:lineRule="auto"/>
              <w:ind w:left="0" w:firstLine="0"/>
              <w:jc w:val="left"/>
            </w:pPr>
            <w:r>
              <w:rPr>
                <w:sz w:val="20"/>
              </w:rPr>
              <w:t xml:space="preserve">ID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554645D2" w14:textId="77777777">
            <w:pPr>
              <w:spacing w:after="0" w:line="259" w:lineRule="auto"/>
              <w:ind w:left="0" w:firstLine="0"/>
              <w:jc w:val="left"/>
            </w:pPr>
            <w:r>
              <w:rPr>
                <w:sz w:val="20"/>
              </w:rPr>
              <w:t xml:space="preserve">NOMBRE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03F17544" w14:textId="77777777">
            <w:pPr>
              <w:spacing w:after="0" w:line="259" w:lineRule="auto"/>
              <w:ind w:left="0" w:firstLine="0"/>
              <w:jc w:val="left"/>
            </w:pPr>
            <w:r>
              <w:rPr>
                <w:sz w:val="20"/>
              </w:rPr>
              <w:t xml:space="preserve">DESCRIPCIÓN </w:t>
            </w:r>
          </w:p>
        </w:tc>
      </w:tr>
      <w:tr w:rsidR="00BB600F" w14:paraId="7ABFF5A7"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DB9D852" w14:textId="77777777">
            <w:pPr>
              <w:spacing w:after="0" w:line="259" w:lineRule="auto"/>
              <w:ind w:left="0" w:firstLine="0"/>
              <w:jc w:val="left"/>
            </w:pPr>
            <w:r>
              <w:rPr>
                <w:sz w:val="20"/>
              </w:rPr>
              <w:t xml:space="preserve">Rn1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5DACC450" w14:textId="77777777">
            <w:pPr>
              <w:spacing w:after="0" w:line="259" w:lineRule="auto"/>
              <w:ind w:left="0" w:firstLine="0"/>
              <w:jc w:val="left"/>
            </w:pPr>
            <w:r>
              <w:rPr>
                <w:sz w:val="20"/>
              </w:rPr>
              <w:t xml:space="preserve">Rendimiento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47F41B16" w14:textId="77777777">
            <w:pPr>
              <w:spacing w:after="0" w:line="259" w:lineRule="auto"/>
              <w:ind w:left="0" w:firstLine="0"/>
              <w:jc w:val="left"/>
            </w:pPr>
            <w:r>
              <w:rPr>
                <w:sz w:val="20"/>
              </w:rPr>
              <w:t xml:space="preserve"> </w:t>
            </w:r>
          </w:p>
        </w:tc>
      </w:tr>
      <w:tr w:rsidR="00BB600F" w14:paraId="46DC8E8B"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13FFFA1" w14:textId="77777777">
            <w:pPr>
              <w:spacing w:after="0" w:line="259" w:lineRule="auto"/>
              <w:ind w:left="0" w:firstLine="0"/>
              <w:jc w:val="left"/>
            </w:pPr>
            <w:r>
              <w:rPr>
                <w:sz w:val="20"/>
              </w:rPr>
              <w:t xml:space="preserve">Rn1.1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7F3E95FB" w14:textId="77777777">
            <w:pPr>
              <w:spacing w:after="0" w:line="259" w:lineRule="auto"/>
              <w:ind w:left="0" w:firstLine="0"/>
              <w:jc w:val="left"/>
            </w:pPr>
            <w:r>
              <w:rPr>
                <w:sz w:val="20"/>
              </w:rPr>
              <w:t xml:space="preserve">Volumen de datos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1F0CBDDD" w14:textId="77777777">
            <w:pPr>
              <w:spacing w:after="0" w:line="259" w:lineRule="auto"/>
              <w:ind w:left="0" w:firstLine="0"/>
              <w:jc w:val="left"/>
            </w:pPr>
            <w:r>
              <w:rPr>
                <w:sz w:val="20"/>
              </w:rPr>
              <w:t xml:space="preserve">El sistema manejará un elevado </w:t>
            </w:r>
            <w:commentRangeStart w:id="108"/>
            <w:proofErr w:type="spellStart"/>
            <w:r>
              <w:rPr>
                <w:sz w:val="20"/>
              </w:rPr>
              <w:t>volúmen</w:t>
            </w:r>
            <w:proofErr w:type="spellEnd"/>
            <w:r>
              <w:rPr>
                <w:sz w:val="20"/>
              </w:rPr>
              <w:t xml:space="preserve"> </w:t>
            </w:r>
            <w:commentRangeEnd w:id="108"/>
            <w:r w:rsidR="004F16B6">
              <w:rPr>
                <w:rStyle w:val="Refdecomentario"/>
              </w:rPr>
              <w:commentReference w:id="108"/>
            </w:r>
            <w:r>
              <w:rPr>
                <w:sz w:val="20"/>
              </w:rPr>
              <w:t xml:space="preserve">de información </w:t>
            </w:r>
          </w:p>
        </w:tc>
      </w:tr>
      <w:tr w:rsidR="00BB600F" w14:paraId="07771651"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6553A5F" w14:textId="77777777">
            <w:pPr>
              <w:spacing w:after="0" w:line="259" w:lineRule="auto"/>
              <w:ind w:left="0" w:firstLine="0"/>
              <w:jc w:val="left"/>
            </w:pPr>
            <w:r>
              <w:rPr>
                <w:sz w:val="20"/>
              </w:rPr>
              <w:t xml:space="preserve">Rn2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5EAD1A1D" w14:textId="77777777">
            <w:pPr>
              <w:spacing w:after="0" w:line="259" w:lineRule="auto"/>
              <w:ind w:left="0" w:firstLine="0"/>
              <w:jc w:val="left"/>
            </w:pPr>
            <w:r>
              <w:rPr>
                <w:sz w:val="20"/>
              </w:rPr>
              <w:t xml:space="preserve">Frecuencia de tratamiento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31CFAEF1" w14:textId="77777777">
            <w:pPr>
              <w:spacing w:after="0" w:line="259" w:lineRule="auto"/>
              <w:ind w:left="0" w:firstLine="0"/>
              <w:jc w:val="left"/>
            </w:pPr>
            <w:r>
              <w:rPr>
                <w:sz w:val="20"/>
              </w:rPr>
              <w:t xml:space="preserve"> </w:t>
            </w:r>
          </w:p>
        </w:tc>
      </w:tr>
      <w:tr w:rsidR="00BB600F" w14:paraId="70E35B8E"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E9FCED4" w14:textId="77777777">
            <w:pPr>
              <w:spacing w:after="0" w:line="259" w:lineRule="auto"/>
              <w:ind w:left="0" w:firstLine="0"/>
              <w:jc w:val="left"/>
            </w:pPr>
            <w:r>
              <w:rPr>
                <w:sz w:val="20"/>
              </w:rPr>
              <w:t xml:space="preserve">Rn2.1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53CE9E10" w14:textId="77777777">
            <w:pPr>
              <w:spacing w:after="0" w:line="259" w:lineRule="auto"/>
              <w:ind w:left="0" w:firstLine="0"/>
              <w:jc w:val="left"/>
            </w:pPr>
            <w:commentRangeStart w:id="109"/>
            <w:proofErr w:type="spellStart"/>
            <w:r>
              <w:rPr>
                <w:sz w:val="20"/>
              </w:rPr>
              <w:t>Aceso</w:t>
            </w:r>
            <w:proofErr w:type="spellEnd"/>
            <w:r>
              <w:rPr>
                <w:sz w:val="20"/>
              </w:rPr>
              <w:t xml:space="preserve"> </w:t>
            </w:r>
            <w:commentRangeEnd w:id="109"/>
            <w:r w:rsidR="004F16B6">
              <w:rPr>
                <w:rStyle w:val="Refdecomentario"/>
              </w:rPr>
              <w:commentReference w:id="109"/>
            </w:r>
            <w:r>
              <w:rPr>
                <w:sz w:val="20"/>
              </w:rPr>
              <w:t xml:space="preserve">al sistema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3892C02D" w14:textId="77777777">
            <w:pPr>
              <w:spacing w:after="0" w:line="259" w:lineRule="auto"/>
              <w:ind w:left="0" w:firstLine="0"/>
              <w:jc w:val="left"/>
            </w:pPr>
            <w:r>
              <w:rPr>
                <w:sz w:val="20"/>
              </w:rPr>
              <w:t xml:space="preserve">El acceso al </w:t>
            </w:r>
            <w:commentRangeStart w:id="110"/>
            <w:proofErr w:type="spellStart"/>
            <w:r>
              <w:rPr>
                <w:sz w:val="20"/>
              </w:rPr>
              <w:t>sitema</w:t>
            </w:r>
            <w:proofErr w:type="spellEnd"/>
            <w:r>
              <w:rPr>
                <w:sz w:val="20"/>
              </w:rPr>
              <w:t xml:space="preserve"> </w:t>
            </w:r>
            <w:commentRangeEnd w:id="110"/>
            <w:r w:rsidR="004F16B6">
              <w:rPr>
                <w:rStyle w:val="Refdecomentario"/>
              </w:rPr>
              <w:commentReference w:id="110"/>
            </w:r>
            <w:r>
              <w:rPr>
                <w:sz w:val="20"/>
              </w:rPr>
              <w:t xml:space="preserve">será diario </w:t>
            </w:r>
          </w:p>
        </w:tc>
      </w:tr>
      <w:tr w:rsidR="00BB600F" w14:paraId="78F6E387"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D3C554A" w14:textId="77777777">
            <w:pPr>
              <w:spacing w:after="0" w:line="259" w:lineRule="auto"/>
              <w:ind w:left="0" w:firstLine="0"/>
              <w:jc w:val="left"/>
            </w:pPr>
            <w:r>
              <w:rPr>
                <w:sz w:val="20"/>
              </w:rPr>
              <w:t xml:space="preserve">Rn2.2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6EA0D7B7" w14:textId="77777777">
            <w:pPr>
              <w:spacing w:after="0" w:line="259" w:lineRule="auto"/>
              <w:ind w:left="0" w:firstLine="0"/>
              <w:jc w:val="left"/>
            </w:pPr>
            <w:r>
              <w:rPr>
                <w:sz w:val="20"/>
              </w:rPr>
              <w:t xml:space="preserve">Facturación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2B806D89" w14:textId="77777777">
            <w:pPr>
              <w:spacing w:after="0" w:line="259" w:lineRule="auto"/>
              <w:ind w:left="0" w:firstLine="0"/>
              <w:jc w:val="left"/>
            </w:pPr>
            <w:r>
              <w:rPr>
                <w:sz w:val="20"/>
              </w:rPr>
              <w:t xml:space="preserve">La facturación será diaria, semanal y mensual </w:t>
            </w:r>
          </w:p>
        </w:tc>
      </w:tr>
      <w:tr w:rsidR="00BB600F" w14:paraId="65556230"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283AC2D" w14:textId="77777777">
            <w:pPr>
              <w:spacing w:after="0" w:line="259" w:lineRule="auto"/>
              <w:ind w:left="0" w:firstLine="0"/>
              <w:jc w:val="left"/>
            </w:pPr>
            <w:r>
              <w:rPr>
                <w:sz w:val="20"/>
              </w:rPr>
              <w:t xml:space="preserve">Rn2.3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00711730" w14:textId="77777777">
            <w:pPr>
              <w:spacing w:after="0" w:line="259" w:lineRule="auto"/>
              <w:ind w:left="0" w:firstLine="0"/>
              <w:jc w:val="left"/>
            </w:pPr>
            <w:r>
              <w:rPr>
                <w:sz w:val="20"/>
              </w:rPr>
              <w:t xml:space="preserve">Pedidos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0D9341F1" w14:textId="77777777">
            <w:pPr>
              <w:spacing w:after="0" w:line="259" w:lineRule="auto"/>
              <w:ind w:left="0" w:firstLine="0"/>
              <w:jc w:val="left"/>
            </w:pPr>
            <w:r>
              <w:rPr>
                <w:sz w:val="20"/>
              </w:rPr>
              <w:t xml:space="preserve">Los pedidos a los proveedores serán diarios </w:t>
            </w:r>
          </w:p>
        </w:tc>
      </w:tr>
      <w:tr w:rsidR="00BB600F" w14:paraId="1291E94B"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7A4B427" w14:textId="77777777">
            <w:pPr>
              <w:spacing w:after="0" w:line="259" w:lineRule="auto"/>
              <w:ind w:left="0" w:firstLine="0"/>
              <w:jc w:val="left"/>
            </w:pPr>
            <w:r>
              <w:rPr>
                <w:sz w:val="20"/>
              </w:rPr>
              <w:t xml:space="preserve">Rn2.4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249FFCC2" w14:textId="77777777">
            <w:pPr>
              <w:spacing w:after="0" w:line="259" w:lineRule="auto"/>
              <w:ind w:left="0" w:firstLine="0"/>
              <w:jc w:val="left"/>
            </w:pPr>
            <w:r>
              <w:rPr>
                <w:sz w:val="20"/>
              </w:rPr>
              <w:t xml:space="preserve">Servicios de Comedor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28B067FC" w14:textId="77777777">
            <w:pPr>
              <w:spacing w:after="0" w:line="259" w:lineRule="auto"/>
              <w:ind w:left="0" w:firstLine="0"/>
              <w:jc w:val="left"/>
            </w:pPr>
            <w:r>
              <w:rPr>
                <w:sz w:val="20"/>
              </w:rPr>
              <w:t xml:space="preserve">Los servicios efectuados en el comedor tendrán una frecuencia de acceso diaria </w:t>
            </w:r>
          </w:p>
        </w:tc>
      </w:tr>
      <w:tr w:rsidR="00BB600F" w14:paraId="520FF164"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2AFA550" w14:textId="77777777">
            <w:pPr>
              <w:spacing w:after="0" w:line="259" w:lineRule="auto"/>
              <w:ind w:left="0" w:firstLine="0"/>
              <w:jc w:val="left"/>
            </w:pPr>
            <w:r>
              <w:rPr>
                <w:sz w:val="20"/>
              </w:rPr>
              <w:t xml:space="preserve">Rn3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276590FB" w14:textId="77777777">
            <w:pPr>
              <w:spacing w:after="0" w:line="259" w:lineRule="auto"/>
              <w:ind w:left="0" w:firstLine="0"/>
              <w:jc w:val="left"/>
            </w:pPr>
            <w:r>
              <w:rPr>
                <w:sz w:val="20"/>
              </w:rPr>
              <w:t xml:space="preserve">Requisitos de seguridad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7E77B962" w14:textId="77777777">
            <w:pPr>
              <w:spacing w:after="0" w:line="259" w:lineRule="auto"/>
              <w:ind w:left="0" w:firstLine="0"/>
              <w:jc w:val="left"/>
            </w:pPr>
            <w:r>
              <w:rPr>
                <w:sz w:val="20"/>
              </w:rPr>
              <w:t xml:space="preserve"> </w:t>
            </w:r>
          </w:p>
        </w:tc>
      </w:tr>
      <w:tr w:rsidR="00BB600F" w14:paraId="38BBF4F0" w14:textId="77777777">
        <w:trPr>
          <w:trHeight w:val="2127"/>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8AC6EDB" w14:textId="77777777">
            <w:pPr>
              <w:spacing w:after="0" w:line="259" w:lineRule="auto"/>
              <w:ind w:left="0" w:firstLine="0"/>
              <w:jc w:val="left"/>
            </w:pPr>
            <w:r>
              <w:rPr>
                <w:sz w:val="20"/>
              </w:rPr>
              <w:t xml:space="preserve">Rn3.1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1A25A61F" w14:textId="77777777">
            <w:pPr>
              <w:spacing w:after="0" w:line="259" w:lineRule="auto"/>
              <w:ind w:left="0" w:firstLine="0"/>
              <w:jc w:val="left"/>
            </w:pPr>
            <w:r>
              <w:rPr>
                <w:sz w:val="20"/>
              </w:rPr>
              <w:t xml:space="preserve">Control de accesos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3162AF95" w14:textId="77777777">
            <w:pPr>
              <w:spacing w:after="0" w:line="245" w:lineRule="auto"/>
              <w:ind w:left="0" w:firstLine="0"/>
              <w:jc w:val="left"/>
            </w:pPr>
            <w:r>
              <w:rPr>
                <w:sz w:val="20"/>
              </w:rPr>
              <w:t xml:space="preserve">Jefe de Comedor: Tiene acceso a la Gestión de Cocina, Gestión del Almacén y Gestión del Comedor. </w:t>
            </w:r>
          </w:p>
          <w:p w:rsidR="00BB600F" w:rsidRDefault="001C0305" w14:paraId="31F6A313" w14:textId="77777777">
            <w:pPr>
              <w:spacing w:after="0" w:line="259" w:lineRule="auto"/>
              <w:ind w:left="0" w:firstLine="0"/>
              <w:jc w:val="left"/>
            </w:pPr>
            <w:r>
              <w:rPr>
                <w:sz w:val="20"/>
              </w:rPr>
              <w:t xml:space="preserve">Jefe de Rango: No tiene acceso al sistema. </w:t>
            </w:r>
          </w:p>
          <w:p w:rsidR="00BB600F" w:rsidRDefault="001C0305" w14:paraId="5DDACF5D" w14:textId="77777777">
            <w:pPr>
              <w:spacing w:after="0" w:line="245" w:lineRule="auto"/>
              <w:ind w:left="0" w:firstLine="0"/>
              <w:jc w:val="left"/>
            </w:pPr>
            <w:r>
              <w:rPr>
                <w:sz w:val="20"/>
              </w:rPr>
              <w:t xml:space="preserve">Jefe de Cocina: Tiene acceso a la Gestión de Cocina y </w:t>
            </w:r>
            <w:proofErr w:type="gramStart"/>
            <w:r>
              <w:rPr>
                <w:sz w:val="20"/>
              </w:rPr>
              <w:t>a  la</w:t>
            </w:r>
            <w:proofErr w:type="gramEnd"/>
            <w:r>
              <w:rPr>
                <w:sz w:val="20"/>
              </w:rPr>
              <w:t xml:space="preserve"> Gestión del Almacén. </w:t>
            </w:r>
          </w:p>
          <w:p w:rsidR="00BB600F" w:rsidRDefault="001C0305" w14:paraId="2E521D38" w14:textId="77777777">
            <w:pPr>
              <w:spacing w:after="0" w:line="245" w:lineRule="auto"/>
              <w:ind w:left="0" w:firstLine="0"/>
              <w:jc w:val="left"/>
            </w:pPr>
            <w:r>
              <w:rPr>
                <w:sz w:val="20"/>
              </w:rPr>
              <w:t xml:space="preserve">Cajero/a: Tiene acceso a la Gestión de Facturación de Clientes. </w:t>
            </w:r>
          </w:p>
          <w:p w:rsidR="00BB600F" w:rsidRDefault="001C0305" w14:paraId="1F37BF8B" w14:textId="77777777">
            <w:pPr>
              <w:spacing w:after="0" w:line="259" w:lineRule="auto"/>
              <w:ind w:left="0" w:firstLine="0"/>
              <w:jc w:val="left"/>
            </w:pPr>
            <w:r>
              <w:rPr>
                <w:sz w:val="20"/>
              </w:rPr>
              <w:t xml:space="preserve">Contable: Tiene acceso a la Gestión de Facturación tanto de Clientes como de Proveedores. </w:t>
            </w:r>
          </w:p>
        </w:tc>
      </w:tr>
      <w:tr w:rsidR="00BB600F" w14:paraId="32793710"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DB072EE" w14:textId="77777777">
            <w:pPr>
              <w:spacing w:after="0" w:line="259" w:lineRule="auto"/>
              <w:ind w:left="0" w:firstLine="0"/>
              <w:jc w:val="left"/>
            </w:pPr>
            <w:r>
              <w:rPr>
                <w:sz w:val="20"/>
              </w:rPr>
              <w:t xml:space="preserve">Rn3.1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1535E2D7" w14:textId="77777777">
            <w:pPr>
              <w:spacing w:after="0" w:line="259" w:lineRule="auto"/>
              <w:ind w:left="0" w:firstLine="0"/>
              <w:jc w:val="left"/>
            </w:pPr>
            <w:r>
              <w:rPr>
                <w:sz w:val="20"/>
              </w:rPr>
              <w:t xml:space="preserve">Copias de </w:t>
            </w:r>
            <w:r>
              <w:rPr>
                <w:sz w:val="20"/>
              </w:rPr>
              <w:t xml:space="preserve">respaldo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4F4C056E" w14:textId="77777777">
            <w:pPr>
              <w:spacing w:after="0" w:line="259" w:lineRule="auto"/>
              <w:ind w:left="0" w:firstLine="0"/>
              <w:jc w:val="left"/>
            </w:pPr>
            <w:r>
              <w:rPr>
                <w:sz w:val="20"/>
              </w:rPr>
              <w:t xml:space="preserve">Diarias al final de la jornada </w:t>
            </w:r>
          </w:p>
        </w:tc>
      </w:tr>
      <w:tr w:rsidR="00BB600F" w14:paraId="2A55C5E0"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F421C14" w14:textId="77777777">
            <w:pPr>
              <w:spacing w:after="0" w:line="259" w:lineRule="auto"/>
              <w:ind w:left="0" w:firstLine="0"/>
              <w:jc w:val="left"/>
            </w:pPr>
            <w:r>
              <w:rPr>
                <w:sz w:val="20"/>
              </w:rPr>
              <w:t xml:space="preserve">Rn3.3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563C1F1B" w14:textId="77777777">
            <w:pPr>
              <w:spacing w:after="0" w:line="259" w:lineRule="auto"/>
              <w:ind w:left="0" w:firstLine="0"/>
              <w:jc w:val="left"/>
            </w:pPr>
            <w:r>
              <w:rPr>
                <w:sz w:val="20"/>
              </w:rPr>
              <w:t xml:space="preserve">Integridad de la información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5B8221C1" w14:textId="77777777">
            <w:pPr>
              <w:spacing w:after="0" w:line="259" w:lineRule="auto"/>
              <w:ind w:left="0" w:firstLine="0"/>
              <w:jc w:val="left"/>
            </w:pPr>
            <w:r>
              <w:rPr>
                <w:sz w:val="20"/>
              </w:rPr>
              <w:t xml:space="preserve">La información manejada ha de gozar de integridad. </w:t>
            </w:r>
          </w:p>
        </w:tc>
      </w:tr>
      <w:tr w:rsidR="00BB600F" w14:paraId="6CC9734A"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794F745" w14:textId="77777777">
            <w:pPr>
              <w:spacing w:after="0" w:line="259" w:lineRule="auto"/>
              <w:ind w:left="0" w:firstLine="0"/>
              <w:jc w:val="left"/>
            </w:pPr>
            <w:r>
              <w:rPr>
                <w:sz w:val="20"/>
              </w:rPr>
              <w:t xml:space="preserve">Rn3.4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68DEE430" w14:textId="77777777">
            <w:pPr>
              <w:spacing w:after="0" w:line="259" w:lineRule="auto"/>
              <w:ind w:left="0" w:firstLine="0"/>
              <w:jc w:val="left"/>
            </w:pPr>
            <w:r>
              <w:rPr>
                <w:sz w:val="20"/>
              </w:rPr>
              <w:t xml:space="preserve">Requisitos especiales de comunicaciones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49E4E246" w14:textId="77777777">
            <w:pPr>
              <w:spacing w:after="0" w:line="259" w:lineRule="auto"/>
              <w:ind w:left="0" w:firstLine="0"/>
              <w:jc w:val="left"/>
            </w:pPr>
            <w:r>
              <w:rPr>
                <w:sz w:val="20"/>
              </w:rPr>
              <w:t xml:space="preserve">No existen. </w:t>
            </w:r>
          </w:p>
        </w:tc>
      </w:tr>
    </w:tbl>
    <w:p w:rsidR="00BB600F" w:rsidRDefault="001C0305" w14:paraId="0758D240" w14:textId="77777777">
      <w:pPr>
        <w:spacing w:after="108" w:line="259" w:lineRule="auto"/>
        <w:ind w:left="0" w:firstLine="0"/>
        <w:jc w:val="left"/>
      </w:pPr>
      <w:r>
        <w:t xml:space="preserve"> </w:t>
      </w:r>
    </w:p>
    <w:p w:rsidR="00BB600F" w:rsidRDefault="001C0305" w14:paraId="7586982B" w14:textId="77777777">
      <w:pPr>
        <w:spacing w:after="0" w:line="265" w:lineRule="auto"/>
        <w:jc w:val="left"/>
      </w:pPr>
      <w:commentRangeStart w:id="111"/>
      <w:proofErr w:type="spellStart"/>
      <w:r>
        <w:rPr>
          <w:b/>
        </w:rPr>
        <w:t>Requsitos</w:t>
      </w:r>
      <w:proofErr w:type="spellEnd"/>
      <w:r>
        <w:rPr>
          <w:b/>
        </w:rPr>
        <w:t xml:space="preserve"> </w:t>
      </w:r>
      <w:commentRangeEnd w:id="111"/>
      <w:r w:rsidR="00206D94">
        <w:rPr>
          <w:rStyle w:val="Refdecomentario"/>
        </w:rPr>
        <w:commentReference w:id="111"/>
      </w:r>
      <w:r>
        <w:rPr>
          <w:b/>
        </w:rPr>
        <w:t xml:space="preserve">funcionales: </w:t>
      </w:r>
    </w:p>
    <w:tbl>
      <w:tblPr>
        <w:tblStyle w:val="TableGrid"/>
        <w:tblW w:w="9779" w:type="dxa"/>
        <w:tblInd w:w="-70" w:type="dxa"/>
        <w:tblCellMar>
          <w:top w:w="14" w:type="dxa"/>
          <w:left w:w="70" w:type="dxa"/>
          <w:right w:w="115" w:type="dxa"/>
        </w:tblCellMar>
        <w:tblLook w:val="04A0" w:firstRow="1" w:lastRow="0" w:firstColumn="1" w:lastColumn="0" w:noHBand="0" w:noVBand="1"/>
      </w:tblPr>
      <w:tblGrid>
        <w:gridCol w:w="922"/>
        <w:gridCol w:w="3685"/>
        <w:gridCol w:w="5172"/>
      </w:tblGrid>
      <w:tr w:rsidR="00BB600F" w14:paraId="4E314386"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788AF4B" w14:textId="77777777">
            <w:pPr>
              <w:spacing w:after="0" w:line="259" w:lineRule="auto"/>
              <w:ind w:left="0" w:firstLine="0"/>
              <w:jc w:val="left"/>
            </w:pPr>
            <w:r>
              <w:rPr>
                <w:sz w:val="20"/>
              </w:rPr>
              <w:t xml:space="preserve">ID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61B9ABE2" w14:textId="77777777">
            <w:pPr>
              <w:spacing w:after="0" w:line="259" w:lineRule="auto"/>
              <w:ind w:left="0" w:firstLine="0"/>
              <w:jc w:val="left"/>
            </w:pPr>
            <w:r>
              <w:rPr>
                <w:sz w:val="20"/>
              </w:rPr>
              <w:t xml:space="preserve">NOMBRE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2B03DC90" w14:textId="77777777">
            <w:pPr>
              <w:spacing w:after="0" w:line="259" w:lineRule="auto"/>
              <w:ind w:left="0" w:firstLine="0"/>
              <w:jc w:val="left"/>
            </w:pPr>
            <w:r>
              <w:rPr>
                <w:sz w:val="20"/>
              </w:rPr>
              <w:t xml:space="preserve">DESCRIPCIÓN </w:t>
            </w:r>
          </w:p>
        </w:tc>
      </w:tr>
      <w:tr w:rsidR="00BB600F" w14:paraId="0086881B"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2F842E5" w14:textId="77777777">
            <w:pPr>
              <w:spacing w:after="0" w:line="259" w:lineRule="auto"/>
              <w:ind w:left="0" w:firstLine="0"/>
              <w:jc w:val="left"/>
            </w:pPr>
            <w:r>
              <w:rPr>
                <w:sz w:val="20"/>
              </w:rPr>
              <w:t xml:space="preserve">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192B3584" w14:textId="77777777">
            <w:pPr>
              <w:spacing w:after="0" w:line="259" w:lineRule="auto"/>
              <w:ind w:left="0" w:firstLine="0"/>
              <w:jc w:val="left"/>
            </w:pPr>
            <w:r>
              <w:rPr>
                <w:sz w:val="20"/>
              </w:rPr>
              <w:t xml:space="preserve">Actualización de datos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29B0D921" w14:textId="77777777">
            <w:pPr>
              <w:spacing w:after="0" w:line="259" w:lineRule="auto"/>
              <w:ind w:left="0" w:firstLine="0"/>
              <w:jc w:val="left"/>
            </w:pPr>
            <w:r>
              <w:rPr>
                <w:sz w:val="20"/>
              </w:rPr>
              <w:t xml:space="preserve"> </w:t>
            </w:r>
          </w:p>
        </w:tc>
      </w:tr>
      <w:tr w:rsidR="00BB600F" w14:paraId="13D51439"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420215D" w14:textId="77777777">
            <w:pPr>
              <w:spacing w:after="0" w:line="259" w:lineRule="auto"/>
              <w:ind w:left="0" w:firstLine="0"/>
              <w:jc w:val="left"/>
            </w:pPr>
            <w:r>
              <w:rPr>
                <w:sz w:val="20"/>
              </w:rPr>
              <w:t xml:space="preserve">R1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1FACD769" w14:textId="77777777">
            <w:pPr>
              <w:spacing w:after="0" w:line="259" w:lineRule="auto"/>
              <w:ind w:left="0" w:firstLine="0"/>
              <w:jc w:val="left"/>
            </w:pPr>
            <w:r>
              <w:rPr>
                <w:sz w:val="20"/>
              </w:rPr>
              <w:t xml:space="preserve">Mantenimiento de datos de Proveedores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44D0A84B" w14:textId="77777777">
            <w:pPr>
              <w:spacing w:after="0" w:line="259" w:lineRule="auto"/>
              <w:ind w:left="0" w:firstLine="0"/>
              <w:jc w:val="left"/>
            </w:pPr>
            <w:r>
              <w:rPr>
                <w:sz w:val="20"/>
              </w:rPr>
              <w:t xml:space="preserve"> </w:t>
            </w:r>
          </w:p>
        </w:tc>
      </w:tr>
      <w:tr w:rsidR="00BB600F" w14:paraId="4D7A8D27"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075936A" w14:textId="77777777">
            <w:pPr>
              <w:spacing w:after="0" w:line="259" w:lineRule="auto"/>
              <w:ind w:left="0" w:firstLine="0"/>
              <w:jc w:val="left"/>
            </w:pPr>
            <w:r>
              <w:rPr>
                <w:sz w:val="20"/>
              </w:rPr>
              <w:t xml:space="preserve">R1.1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69A53900" w14:textId="77777777">
            <w:pPr>
              <w:spacing w:after="0" w:line="259" w:lineRule="auto"/>
              <w:ind w:left="0" w:firstLine="0"/>
              <w:jc w:val="left"/>
            </w:pPr>
            <w:r>
              <w:rPr>
                <w:sz w:val="20"/>
              </w:rPr>
              <w:t xml:space="preserve">Alta Proveedor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028899A2" w14:textId="77777777">
            <w:pPr>
              <w:spacing w:after="0" w:line="259" w:lineRule="auto"/>
              <w:ind w:left="0" w:firstLine="0"/>
              <w:jc w:val="left"/>
            </w:pPr>
            <w:r>
              <w:rPr>
                <w:sz w:val="20"/>
              </w:rPr>
              <w:t xml:space="preserve">Alta de datos personales de un proveedor de material </w:t>
            </w:r>
          </w:p>
        </w:tc>
      </w:tr>
      <w:tr w:rsidR="00BB600F" w14:paraId="23C994E2"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185FEF0" w14:textId="77777777">
            <w:pPr>
              <w:spacing w:after="0" w:line="259" w:lineRule="auto"/>
              <w:ind w:left="0" w:firstLine="0"/>
              <w:jc w:val="left"/>
            </w:pPr>
            <w:r>
              <w:rPr>
                <w:sz w:val="20"/>
              </w:rPr>
              <w:t xml:space="preserve">R1.2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3C923200" w14:textId="77777777">
            <w:pPr>
              <w:spacing w:after="0" w:line="259" w:lineRule="auto"/>
              <w:ind w:left="0" w:firstLine="0"/>
              <w:jc w:val="left"/>
            </w:pPr>
            <w:r>
              <w:rPr>
                <w:sz w:val="20"/>
              </w:rPr>
              <w:t xml:space="preserve">Baja Proveedor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4F950ABB" w14:textId="77777777">
            <w:pPr>
              <w:spacing w:after="0" w:line="259" w:lineRule="auto"/>
              <w:ind w:left="0" w:firstLine="0"/>
              <w:jc w:val="left"/>
            </w:pPr>
            <w:r>
              <w:rPr>
                <w:sz w:val="20"/>
              </w:rPr>
              <w:t xml:space="preserve">Baja de un proveedor de material </w:t>
            </w:r>
          </w:p>
        </w:tc>
      </w:tr>
      <w:tr w:rsidR="00BB600F" w14:paraId="31047271"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76159A1" w14:textId="77777777">
            <w:pPr>
              <w:spacing w:after="0" w:line="259" w:lineRule="auto"/>
              <w:ind w:left="0" w:firstLine="0"/>
              <w:jc w:val="left"/>
            </w:pPr>
            <w:r>
              <w:rPr>
                <w:sz w:val="20"/>
              </w:rPr>
              <w:t xml:space="preserve">R1.3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3CB81974" w14:textId="77777777">
            <w:pPr>
              <w:spacing w:after="0" w:line="259" w:lineRule="auto"/>
              <w:ind w:left="0" w:firstLine="0"/>
              <w:jc w:val="left"/>
            </w:pPr>
            <w:r>
              <w:rPr>
                <w:sz w:val="20"/>
              </w:rPr>
              <w:t xml:space="preserve">Modificación Proveedor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7DB5582B" w14:textId="77777777">
            <w:pPr>
              <w:spacing w:after="0" w:line="259" w:lineRule="auto"/>
              <w:ind w:left="0" w:firstLine="0"/>
              <w:jc w:val="left"/>
            </w:pPr>
            <w:r>
              <w:rPr>
                <w:sz w:val="20"/>
              </w:rPr>
              <w:t xml:space="preserve">Modificación de los datos personales de un proveedor de material </w:t>
            </w:r>
          </w:p>
        </w:tc>
      </w:tr>
      <w:tr w:rsidR="00BB600F" w14:paraId="583BF8CC"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2A7269B" w14:textId="77777777">
            <w:pPr>
              <w:spacing w:after="0" w:line="259" w:lineRule="auto"/>
              <w:ind w:left="0" w:firstLine="0"/>
              <w:jc w:val="left"/>
            </w:pPr>
            <w:r>
              <w:rPr>
                <w:sz w:val="20"/>
              </w:rPr>
              <w:t xml:space="preserve">R2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3180BBB6" w14:textId="77777777">
            <w:pPr>
              <w:spacing w:after="0" w:line="259" w:lineRule="auto"/>
              <w:ind w:left="0" w:firstLine="0"/>
              <w:jc w:val="left"/>
            </w:pPr>
            <w:r>
              <w:rPr>
                <w:sz w:val="20"/>
              </w:rPr>
              <w:t xml:space="preserve">Mantenimiento de datos de Personal de Servicio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32ADFFD2" w14:textId="77777777">
            <w:pPr>
              <w:spacing w:after="0" w:line="259" w:lineRule="auto"/>
              <w:ind w:left="0" w:firstLine="0"/>
              <w:jc w:val="left"/>
            </w:pPr>
            <w:r>
              <w:rPr>
                <w:sz w:val="20"/>
              </w:rPr>
              <w:t xml:space="preserve"> </w:t>
            </w:r>
          </w:p>
        </w:tc>
      </w:tr>
      <w:tr w:rsidR="00BB600F" w14:paraId="5A50EEB8"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FC49E54" w14:textId="77777777">
            <w:pPr>
              <w:spacing w:after="0" w:line="259" w:lineRule="auto"/>
              <w:ind w:left="0" w:firstLine="0"/>
              <w:jc w:val="left"/>
            </w:pPr>
            <w:r>
              <w:rPr>
                <w:sz w:val="20"/>
              </w:rPr>
              <w:t xml:space="preserve">R2.1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04FAA56E" w14:textId="77777777">
            <w:pPr>
              <w:spacing w:after="0" w:line="259" w:lineRule="auto"/>
              <w:ind w:left="0" w:firstLine="0"/>
              <w:jc w:val="left"/>
            </w:pPr>
            <w:r>
              <w:rPr>
                <w:sz w:val="20"/>
              </w:rPr>
              <w:t xml:space="preserve">Alta Personal de Servicio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1EA9272F" w14:textId="77777777">
            <w:pPr>
              <w:spacing w:after="0" w:line="259" w:lineRule="auto"/>
              <w:ind w:left="0" w:firstLine="0"/>
              <w:jc w:val="left"/>
            </w:pPr>
            <w:r>
              <w:rPr>
                <w:sz w:val="20"/>
              </w:rPr>
              <w:t xml:space="preserve">Alta de los datos necesarios del personal de servicio del restaurante </w:t>
            </w:r>
          </w:p>
        </w:tc>
      </w:tr>
      <w:tr w:rsidR="00BB600F" w14:paraId="63DA8203"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DE2EEF8" w14:textId="77777777">
            <w:pPr>
              <w:spacing w:after="0" w:line="259" w:lineRule="auto"/>
              <w:ind w:left="0" w:firstLine="0"/>
              <w:jc w:val="left"/>
            </w:pPr>
            <w:r>
              <w:rPr>
                <w:sz w:val="20"/>
              </w:rPr>
              <w:t xml:space="preserve">R2.2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35F6900A" w14:textId="77777777">
            <w:pPr>
              <w:spacing w:after="0" w:line="259" w:lineRule="auto"/>
              <w:ind w:left="0" w:firstLine="0"/>
              <w:jc w:val="left"/>
            </w:pPr>
            <w:r>
              <w:rPr>
                <w:sz w:val="20"/>
              </w:rPr>
              <w:t xml:space="preserve">Baja Personal de Servicio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4F00917F" w14:textId="77777777">
            <w:pPr>
              <w:spacing w:after="0" w:line="259" w:lineRule="auto"/>
              <w:ind w:left="0" w:firstLine="0"/>
              <w:jc w:val="left"/>
            </w:pPr>
            <w:r>
              <w:rPr>
                <w:sz w:val="20"/>
              </w:rPr>
              <w:t xml:space="preserve">Baja de personal de servicio del restaurante </w:t>
            </w:r>
          </w:p>
        </w:tc>
      </w:tr>
      <w:tr w:rsidR="00BB600F" w14:paraId="66D813F6"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0BA94DD" w14:textId="77777777">
            <w:pPr>
              <w:spacing w:after="0" w:line="259" w:lineRule="auto"/>
              <w:ind w:left="0" w:firstLine="0"/>
              <w:jc w:val="left"/>
            </w:pPr>
            <w:r>
              <w:rPr>
                <w:sz w:val="20"/>
              </w:rPr>
              <w:t xml:space="preserve">R2.3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20EDD215" w14:textId="77777777">
            <w:pPr>
              <w:spacing w:after="0" w:line="259" w:lineRule="auto"/>
              <w:ind w:left="0" w:firstLine="0"/>
              <w:jc w:val="left"/>
            </w:pPr>
            <w:r>
              <w:rPr>
                <w:sz w:val="20"/>
              </w:rPr>
              <w:t xml:space="preserve">Modificación Personal de Servicio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5EA12367" w14:textId="77777777">
            <w:pPr>
              <w:spacing w:after="0" w:line="259" w:lineRule="auto"/>
              <w:ind w:left="0" w:firstLine="0"/>
              <w:jc w:val="left"/>
            </w:pPr>
            <w:r>
              <w:rPr>
                <w:sz w:val="20"/>
              </w:rPr>
              <w:t xml:space="preserve">Modificación de los datos del personal de servicio del restaurante </w:t>
            </w:r>
          </w:p>
        </w:tc>
      </w:tr>
      <w:tr w:rsidR="00BB600F" w14:paraId="274454A1"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A82B3A4" w14:textId="77777777">
            <w:pPr>
              <w:spacing w:after="0" w:line="259" w:lineRule="auto"/>
              <w:ind w:left="0" w:firstLine="0"/>
              <w:jc w:val="left"/>
            </w:pPr>
            <w:r>
              <w:rPr>
                <w:sz w:val="20"/>
              </w:rPr>
              <w:t xml:space="preserve">R3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533243F0" w14:textId="77777777">
            <w:pPr>
              <w:spacing w:after="0" w:line="259" w:lineRule="auto"/>
              <w:ind w:left="0" w:firstLine="0"/>
              <w:jc w:val="left"/>
            </w:pPr>
            <w:r>
              <w:rPr>
                <w:sz w:val="20"/>
              </w:rPr>
              <w:t xml:space="preserve">Mantenimiento de datos de los Comedores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4A653237" w14:textId="77777777">
            <w:pPr>
              <w:spacing w:after="0" w:line="259" w:lineRule="auto"/>
              <w:ind w:left="0" w:firstLine="0"/>
              <w:jc w:val="left"/>
            </w:pPr>
            <w:r>
              <w:rPr>
                <w:sz w:val="20"/>
              </w:rPr>
              <w:t xml:space="preserve"> </w:t>
            </w:r>
          </w:p>
        </w:tc>
      </w:tr>
      <w:tr w:rsidR="00BB600F" w14:paraId="787CB2C2"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36F6681" w14:textId="77777777">
            <w:pPr>
              <w:spacing w:after="0" w:line="259" w:lineRule="auto"/>
              <w:ind w:left="0" w:firstLine="0"/>
              <w:jc w:val="left"/>
            </w:pPr>
            <w:r>
              <w:rPr>
                <w:sz w:val="20"/>
              </w:rPr>
              <w:t xml:space="preserve">R3.1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63BC1750" w14:textId="77777777">
            <w:pPr>
              <w:spacing w:after="0" w:line="259" w:lineRule="auto"/>
              <w:ind w:left="0" w:firstLine="0"/>
              <w:jc w:val="left"/>
            </w:pPr>
            <w:r>
              <w:rPr>
                <w:sz w:val="20"/>
              </w:rPr>
              <w:t xml:space="preserve">Alta Mesa Comedor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41D73799" w14:textId="77777777">
            <w:pPr>
              <w:spacing w:after="0" w:line="259" w:lineRule="auto"/>
              <w:ind w:left="0" w:firstLine="0"/>
              <w:jc w:val="left"/>
            </w:pPr>
            <w:r>
              <w:rPr>
                <w:sz w:val="20"/>
              </w:rPr>
              <w:t xml:space="preserve">Alta de los datos necesarios del comedor y sus rangos </w:t>
            </w:r>
          </w:p>
        </w:tc>
      </w:tr>
      <w:tr w:rsidR="00BB600F" w14:paraId="58DF12A4"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2E2B5EF" w14:textId="77777777">
            <w:pPr>
              <w:spacing w:after="0" w:line="259" w:lineRule="auto"/>
              <w:ind w:left="0" w:firstLine="0"/>
              <w:jc w:val="left"/>
            </w:pPr>
            <w:r>
              <w:rPr>
                <w:sz w:val="20"/>
              </w:rPr>
              <w:t xml:space="preserve">R3.2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2E6A7C99" w14:textId="77777777">
            <w:pPr>
              <w:spacing w:after="0" w:line="259" w:lineRule="auto"/>
              <w:ind w:left="0" w:firstLine="0"/>
              <w:jc w:val="left"/>
            </w:pPr>
            <w:r>
              <w:rPr>
                <w:sz w:val="20"/>
              </w:rPr>
              <w:t xml:space="preserve">Baja Mesa Comedor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463ACD34" w14:textId="77777777">
            <w:pPr>
              <w:spacing w:after="0" w:line="259" w:lineRule="auto"/>
              <w:ind w:left="0" w:firstLine="0"/>
              <w:jc w:val="left"/>
            </w:pPr>
            <w:r>
              <w:rPr>
                <w:sz w:val="20"/>
              </w:rPr>
              <w:t xml:space="preserve">Baja de un comedor o sus rangos </w:t>
            </w:r>
          </w:p>
        </w:tc>
      </w:tr>
      <w:tr w:rsidR="00BB600F" w14:paraId="3B555A4B"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0DAF3C0" w14:textId="77777777">
            <w:pPr>
              <w:spacing w:after="0" w:line="259" w:lineRule="auto"/>
              <w:ind w:left="0" w:firstLine="0"/>
              <w:jc w:val="left"/>
            </w:pPr>
            <w:r>
              <w:rPr>
                <w:sz w:val="20"/>
              </w:rPr>
              <w:t xml:space="preserve">R3.3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6AC5BBE1" w14:textId="77777777">
            <w:pPr>
              <w:spacing w:after="0" w:line="259" w:lineRule="auto"/>
              <w:ind w:left="0" w:firstLine="0"/>
              <w:jc w:val="left"/>
            </w:pPr>
            <w:r>
              <w:rPr>
                <w:sz w:val="20"/>
              </w:rPr>
              <w:t xml:space="preserve">Modificación Mesa Comedor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3EC58A3F" w14:textId="77777777">
            <w:pPr>
              <w:spacing w:after="0" w:line="259" w:lineRule="auto"/>
              <w:ind w:left="0" w:firstLine="0"/>
              <w:jc w:val="left"/>
            </w:pPr>
            <w:r>
              <w:rPr>
                <w:sz w:val="20"/>
              </w:rPr>
              <w:t xml:space="preserve">Modificación de datos del comedor y rangos </w:t>
            </w:r>
          </w:p>
        </w:tc>
      </w:tr>
      <w:tr w:rsidR="00BB600F" w14:paraId="7581F3C6"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475CD0E" w14:textId="77777777">
            <w:pPr>
              <w:spacing w:after="0" w:line="259" w:lineRule="auto"/>
              <w:ind w:left="0" w:firstLine="0"/>
              <w:jc w:val="left"/>
            </w:pPr>
            <w:r>
              <w:rPr>
                <w:sz w:val="20"/>
              </w:rPr>
              <w:t xml:space="preserve">R4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46487BCF" w14:textId="77777777">
            <w:pPr>
              <w:spacing w:after="0" w:line="259" w:lineRule="auto"/>
              <w:ind w:left="0" w:firstLine="0"/>
              <w:jc w:val="left"/>
            </w:pPr>
            <w:r>
              <w:rPr>
                <w:sz w:val="20"/>
              </w:rPr>
              <w:t xml:space="preserve">Mantenimiento de datos de Reservas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65C2995A" w14:textId="77777777">
            <w:pPr>
              <w:spacing w:after="0" w:line="259" w:lineRule="auto"/>
              <w:ind w:left="0" w:firstLine="0"/>
              <w:jc w:val="left"/>
            </w:pPr>
            <w:r>
              <w:rPr>
                <w:sz w:val="20"/>
              </w:rPr>
              <w:t xml:space="preserve"> </w:t>
            </w:r>
          </w:p>
        </w:tc>
      </w:tr>
      <w:tr w:rsidR="00BB600F" w14:paraId="3BE64323"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571EA38" w14:textId="77777777">
            <w:pPr>
              <w:spacing w:after="0" w:line="259" w:lineRule="auto"/>
              <w:ind w:left="0" w:firstLine="0"/>
              <w:jc w:val="left"/>
            </w:pPr>
            <w:r>
              <w:rPr>
                <w:sz w:val="20"/>
              </w:rPr>
              <w:t xml:space="preserve">R4.1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4E33206A" w14:textId="77777777">
            <w:pPr>
              <w:spacing w:after="0" w:line="259" w:lineRule="auto"/>
              <w:ind w:left="0" w:firstLine="0"/>
              <w:jc w:val="left"/>
            </w:pPr>
            <w:r>
              <w:rPr>
                <w:sz w:val="20"/>
              </w:rPr>
              <w:t xml:space="preserve">Alta Reserva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1A6F5395" w14:textId="77777777">
            <w:pPr>
              <w:spacing w:after="0" w:line="259" w:lineRule="auto"/>
              <w:ind w:left="0" w:firstLine="0"/>
              <w:jc w:val="left"/>
            </w:pPr>
            <w:r>
              <w:rPr>
                <w:sz w:val="20"/>
              </w:rPr>
              <w:t xml:space="preserve">Alta de una reserva de mesa </w:t>
            </w:r>
          </w:p>
        </w:tc>
      </w:tr>
      <w:tr w:rsidR="00BB600F" w14:paraId="65073B58"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BAA5E8C" w14:textId="77777777">
            <w:pPr>
              <w:spacing w:after="0" w:line="259" w:lineRule="auto"/>
              <w:ind w:left="0" w:firstLine="0"/>
              <w:jc w:val="left"/>
            </w:pPr>
            <w:r>
              <w:rPr>
                <w:sz w:val="20"/>
              </w:rPr>
              <w:t xml:space="preserve">R4.2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21F9E99E" w14:textId="77777777">
            <w:pPr>
              <w:spacing w:after="0" w:line="259" w:lineRule="auto"/>
              <w:ind w:left="0" w:firstLine="0"/>
              <w:jc w:val="left"/>
            </w:pPr>
            <w:r>
              <w:rPr>
                <w:sz w:val="20"/>
              </w:rPr>
              <w:t xml:space="preserve">Baja Reserva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0B841430" w14:textId="77777777">
            <w:pPr>
              <w:spacing w:after="0" w:line="259" w:lineRule="auto"/>
              <w:ind w:left="0" w:firstLine="0"/>
              <w:jc w:val="left"/>
            </w:pPr>
            <w:r>
              <w:rPr>
                <w:sz w:val="20"/>
              </w:rPr>
              <w:t xml:space="preserve">Anulación de una reserva de mesa </w:t>
            </w:r>
          </w:p>
        </w:tc>
      </w:tr>
      <w:tr w:rsidR="00BB600F" w14:paraId="5D71D083"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17C8ADD" w14:textId="77777777">
            <w:pPr>
              <w:spacing w:after="0" w:line="259" w:lineRule="auto"/>
              <w:ind w:left="0" w:firstLine="0"/>
              <w:jc w:val="left"/>
            </w:pPr>
            <w:r>
              <w:rPr>
                <w:sz w:val="20"/>
              </w:rPr>
              <w:t xml:space="preserve">R4.3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01E82FB5" w14:textId="77777777">
            <w:pPr>
              <w:spacing w:after="0" w:line="259" w:lineRule="auto"/>
              <w:ind w:left="0" w:firstLine="0"/>
              <w:jc w:val="left"/>
            </w:pPr>
            <w:r>
              <w:rPr>
                <w:sz w:val="20"/>
              </w:rPr>
              <w:t xml:space="preserve">Modificación Reserva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437AEA0D" w14:textId="77777777">
            <w:pPr>
              <w:spacing w:after="0" w:line="259" w:lineRule="auto"/>
              <w:ind w:left="0" w:firstLine="0"/>
              <w:jc w:val="left"/>
            </w:pPr>
            <w:r>
              <w:rPr>
                <w:sz w:val="20"/>
              </w:rPr>
              <w:t xml:space="preserve">Modificación de los datos de una reserva de mesa </w:t>
            </w:r>
          </w:p>
        </w:tc>
      </w:tr>
      <w:tr w:rsidR="00BB600F" w14:paraId="6F39AFD8"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2590F9F" w14:textId="77777777">
            <w:pPr>
              <w:spacing w:after="0" w:line="259" w:lineRule="auto"/>
              <w:ind w:left="0" w:firstLine="0"/>
              <w:jc w:val="left"/>
            </w:pPr>
            <w:r>
              <w:rPr>
                <w:sz w:val="20"/>
              </w:rPr>
              <w:t xml:space="preserve">R5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5DB94564" w14:textId="77777777">
            <w:pPr>
              <w:spacing w:after="0" w:line="259" w:lineRule="auto"/>
              <w:ind w:left="0" w:firstLine="0"/>
              <w:jc w:val="left"/>
            </w:pPr>
            <w:r>
              <w:rPr>
                <w:sz w:val="20"/>
              </w:rPr>
              <w:t xml:space="preserve">Mantenimiento de datos de los Platos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27A7E645" w14:textId="77777777">
            <w:pPr>
              <w:spacing w:after="0" w:line="259" w:lineRule="auto"/>
              <w:ind w:left="0" w:firstLine="0"/>
              <w:jc w:val="left"/>
            </w:pPr>
            <w:r>
              <w:rPr>
                <w:sz w:val="20"/>
              </w:rPr>
              <w:t xml:space="preserve"> </w:t>
            </w:r>
          </w:p>
        </w:tc>
      </w:tr>
      <w:tr w:rsidR="00BB600F" w14:paraId="7545D2D3"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31BD5F3" w14:textId="77777777">
            <w:pPr>
              <w:spacing w:after="0" w:line="259" w:lineRule="auto"/>
              <w:ind w:left="0" w:firstLine="0"/>
              <w:jc w:val="left"/>
            </w:pPr>
            <w:r>
              <w:rPr>
                <w:sz w:val="20"/>
              </w:rPr>
              <w:lastRenderedPageBreak/>
              <w:t xml:space="preserve">R5.1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2DEB9515" w14:textId="77777777">
            <w:pPr>
              <w:spacing w:after="0" w:line="259" w:lineRule="auto"/>
              <w:ind w:left="0" w:firstLine="0"/>
              <w:jc w:val="left"/>
            </w:pPr>
            <w:r>
              <w:rPr>
                <w:sz w:val="20"/>
              </w:rPr>
              <w:t xml:space="preserve">Alta Plato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41C31D3F" w14:textId="77777777">
            <w:pPr>
              <w:spacing w:after="0" w:line="259" w:lineRule="auto"/>
              <w:ind w:left="0" w:firstLine="0"/>
              <w:jc w:val="left"/>
            </w:pPr>
            <w:r>
              <w:rPr>
                <w:sz w:val="20"/>
              </w:rPr>
              <w:t xml:space="preserve">Alta de un plato que ofrece el restaurante </w:t>
            </w:r>
          </w:p>
        </w:tc>
      </w:tr>
      <w:tr w:rsidR="00BB600F" w14:paraId="47C8BAE7"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2B5D9CC" w14:textId="77777777">
            <w:pPr>
              <w:spacing w:after="0" w:line="259" w:lineRule="auto"/>
              <w:ind w:left="0" w:firstLine="0"/>
              <w:jc w:val="left"/>
            </w:pPr>
            <w:r>
              <w:rPr>
                <w:sz w:val="20"/>
              </w:rPr>
              <w:t xml:space="preserve">R5.2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6571255F" w14:textId="77777777">
            <w:pPr>
              <w:spacing w:after="0" w:line="259" w:lineRule="auto"/>
              <w:ind w:left="0" w:firstLine="0"/>
              <w:jc w:val="left"/>
            </w:pPr>
            <w:r>
              <w:rPr>
                <w:sz w:val="20"/>
              </w:rPr>
              <w:t xml:space="preserve">Baja Plato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40B3AB8B" w14:textId="77777777">
            <w:pPr>
              <w:spacing w:after="0" w:line="259" w:lineRule="auto"/>
              <w:ind w:left="0" w:firstLine="0"/>
              <w:jc w:val="left"/>
            </w:pPr>
            <w:r>
              <w:rPr>
                <w:sz w:val="20"/>
              </w:rPr>
              <w:t xml:space="preserve">Anulación de un plato que ofrecía el restaurante </w:t>
            </w:r>
          </w:p>
        </w:tc>
      </w:tr>
      <w:tr w:rsidR="00BB600F" w14:paraId="0D157703"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AB70DBA" w14:textId="77777777">
            <w:pPr>
              <w:spacing w:after="0" w:line="259" w:lineRule="auto"/>
              <w:ind w:left="0" w:firstLine="0"/>
              <w:jc w:val="left"/>
            </w:pPr>
            <w:r>
              <w:rPr>
                <w:sz w:val="20"/>
              </w:rPr>
              <w:t xml:space="preserve">R5.3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5B96824B" w14:textId="77777777">
            <w:pPr>
              <w:spacing w:after="0" w:line="259" w:lineRule="auto"/>
              <w:ind w:left="0" w:firstLine="0"/>
              <w:jc w:val="left"/>
            </w:pPr>
            <w:r>
              <w:rPr>
                <w:sz w:val="20"/>
              </w:rPr>
              <w:t xml:space="preserve">Modificación Plato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38115C7A" w14:textId="77777777">
            <w:pPr>
              <w:spacing w:after="0" w:line="259" w:lineRule="auto"/>
              <w:ind w:left="0" w:firstLine="0"/>
              <w:jc w:val="left"/>
            </w:pPr>
            <w:r>
              <w:rPr>
                <w:sz w:val="20"/>
              </w:rPr>
              <w:t xml:space="preserve">Modificación de los datos un plato que ofrece el restaurante </w:t>
            </w:r>
          </w:p>
        </w:tc>
      </w:tr>
      <w:tr w:rsidR="00BB600F" w14:paraId="2C9BE827"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B835488" w14:textId="77777777">
            <w:pPr>
              <w:spacing w:after="0" w:line="259" w:lineRule="auto"/>
              <w:ind w:left="0" w:firstLine="0"/>
              <w:jc w:val="left"/>
            </w:pPr>
            <w:r>
              <w:rPr>
                <w:sz w:val="20"/>
              </w:rPr>
              <w:t xml:space="preserve">R6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484E9FDA" w14:textId="77777777">
            <w:pPr>
              <w:spacing w:after="0" w:line="259" w:lineRule="auto"/>
              <w:ind w:left="0" w:firstLine="0"/>
              <w:jc w:val="left"/>
            </w:pPr>
            <w:r>
              <w:rPr>
                <w:sz w:val="20"/>
              </w:rPr>
              <w:t xml:space="preserve">Mantenimiento de datos de los Menús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0B573BC0" w14:textId="77777777">
            <w:pPr>
              <w:spacing w:after="0" w:line="259" w:lineRule="auto"/>
              <w:ind w:left="0" w:firstLine="0"/>
              <w:jc w:val="left"/>
            </w:pPr>
            <w:r>
              <w:rPr>
                <w:sz w:val="20"/>
              </w:rPr>
              <w:t xml:space="preserve"> </w:t>
            </w:r>
          </w:p>
        </w:tc>
      </w:tr>
    </w:tbl>
    <w:p w:rsidR="00BB600F" w:rsidRDefault="00BB600F" w14:paraId="7425EADE" w14:textId="77777777">
      <w:pPr>
        <w:spacing w:after="0" w:line="259" w:lineRule="auto"/>
        <w:ind w:left="-1419" w:right="11058" w:firstLine="0"/>
        <w:jc w:val="left"/>
      </w:pPr>
    </w:p>
    <w:tbl>
      <w:tblPr>
        <w:tblStyle w:val="TableGrid"/>
        <w:tblW w:w="9779" w:type="dxa"/>
        <w:tblInd w:w="-70" w:type="dxa"/>
        <w:tblCellMar>
          <w:top w:w="14" w:type="dxa"/>
          <w:left w:w="70" w:type="dxa"/>
          <w:right w:w="38" w:type="dxa"/>
        </w:tblCellMar>
        <w:tblLook w:val="04A0" w:firstRow="1" w:lastRow="0" w:firstColumn="1" w:lastColumn="0" w:noHBand="0" w:noVBand="1"/>
      </w:tblPr>
      <w:tblGrid>
        <w:gridCol w:w="922"/>
        <w:gridCol w:w="3685"/>
        <w:gridCol w:w="5172"/>
      </w:tblGrid>
      <w:tr w:rsidR="00BB600F" w14:paraId="714527A9"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DB04A85" w14:textId="77777777">
            <w:pPr>
              <w:spacing w:after="0" w:line="259" w:lineRule="auto"/>
              <w:ind w:left="0" w:firstLine="0"/>
              <w:jc w:val="left"/>
            </w:pPr>
            <w:r>
              <w:rPr>
                <w:sz w:val="20"/>
              </w:rPr>
              <w:t xml:space="preserve">R6.1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1F27C488" w14:textId="77777777">
            <w:pPr>
              <w:spacing w:after="0" w:line="259" w:lineRule="auto"/>
              <w:ind w:left="0" w:firstLine="0"/>
              <w:jc w:val="left"/>
            </w:pPr>
            <w:r>
              <w:rPr>
                <w:sz w:val="20"/>
              </w:rPr>
              <w:t xml:space="preserve">Alta Menú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53AB64C1" w14:textId="77777777">
            <w:pPr>
              <w:spacing w:after="0" w:line="259" w:lineRule="auto"/>
              <w:ind w:left="0" w:firstLine="0"/>
              <w:jc w:val="left"/>
            </w:pPr>
            <w:r>
              <w:rPr>
                <w:sz w:val="20"/>
              </w:rPr>
              <w:t xml:space="preserve">Alta de un menú a ofrecer por el restaurante </w:t>
            </w:r>
          </w:p>
        </w:tc>
      </w:tr>
      <w:tr w:rsidR="00BB600F" w14:paraId="2AF00952"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50F7FA6" w14:textId="77777777">
            <w:pPr>
              <w:spacing w:after="0" w:line="259" w:lineRule="auto"/>
              <w:ind w:left="0" w:firstLine="0"/>
              <w:jc w:val="left"/>
            </w:pPr>
            <w:r>
              <w:rPr>
                <w:sz w:val="20"/>
              </w:rPr>
              <w:t xml:space="preserve">R6.2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3EA0C385" w14:textId="77777777">
            <w:pPr>
              <w:spacing w:after="0" w:line="259" w:lineRule="auto"/>
              <w:ind w:left="0" w:firstLine="0"/>
              <w:jc w:val="left"/>
            </w:pPr>
            <w:r>
              <w:rPr>
                <w:sz w:val="20"/>
              </w:rPr>
              <w:t xml:space="preserve">Baja Menú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38799258" w14:textId="77777777">
            <w:pPr>
              <w:spacing w:after="0" w:line="259" w:lineRule="auto"/>
              <w:ind w:left="0" w:firstLine="0"/>
              <w:jc w:val="left"/>
            </w:pPr>
            <w:r>
              <w:rPr>
                <w:sz w:val="20"/>
              </w:rPr>
              <w:t xml:space="preserve">Baja de un menú que ofrecía el restaurante </w:t>
            </w:r>
          </w:p>
        </w:tc>
      </w:tr>
      <w:tr w:rsidR="00BB600F" w14:paraId="6FB6FC08"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5A24FFA" w14:textId="77777777">
            <w:pPr>
              <w:spacing w:after="0" w:line="259" w:lineRule="auto"/>
              <w:ind w:left="0" w:firstLine="0"/>
              <w:jc w:val="left"/>
            </w:pPr>
            <w:r>
              <w:rPr>
                <w:sz w:val="20"/>
              </w:rPr>
              <w:t xml:space="preserve">R6.3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4EE304B5" w14:textId="77777777">
            <w:pPr>
              <w:spacing w:after="0" w:line="259" w:lineRule="auto"/>
              <w:ind w:left="0" w:firstLine="0"/>
              <w:jc w:val="left"/>
            </w:pPr>
            <w:r>
              <w:rPr>
                <w:sz w:val="20"/>
              </w:rPr>
              <w:t xml:space="preserve">Modificación Menú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76387A41" w14:textId="77777777">
            <w:pPr>
              <w:spacing w:after="0" w:line="259" w:lineRule="auto"/>
              <w:ind w:left="0" w:firstLine="0"/>
              <w:jc w:val="left"/>
            </w:pPr>
            <w:r>
              <w:rPr>
                <w:sz w:val="20"/>
              </w:rPr>
              <w:t xml:space="preserve">Modificación de los datos un menú ofrecido por el restaurante </w:t>
            </w:r>
          </w:p>
        </w:tc>
      </w:tr>
      <w:tr w:rsidR="00BB600F" w14:paraId="1279F002"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9EFB8D0" w14:textId="77777777">
            <w:pPr>
              <w:spacing w:after="0" w:line="259" w:lineRule="auto"/>
              <w:ind w:left="0" w:firstLine="0"/>
              <w:jc w:val="left"/>
            </w:pPr>
            <w:r>
              <w:rPr>
                <w:sz w:val="20"/>
              </w:rPr>
              <w:t xml:space="preserve">R7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5C91F1C8" w14:textId="77777777">
            <w:pPr>
              <w:spacing w:after="0" w:line="259" w:lineRule="auto"/>
              <w:ind w:left="0" w:firstLine="0"/>
              <w:jc w:val="left"/>
            </w:pPr>
            <w:r>
              <w:rPr>
                <w:sz w:val="20"/>
              </w:rPr>
              <w:t xml:space="preserve">Mantenimiento de datos de las Cartas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65F566E9" w14:textId="77777777">
            <w:pPr>
              <w:spacing w:after="0" w:line="259" w:lineRule="auto"/>
              <w:ind w:left="0" w:firstLine="0"/>
              <w:jc w:val="left"/>
            </w:pPr>
            <w:r>
              <w:rPr>
                <w:sz w:val="20"/>
              </w:rPr>
              <w:t xml:space="preserve"> </w:t>
            </w:r>
          </w:p>
        </w:tc>
      </w:tr>
      <w:tr w:rsidR="00BB600F" w14:paraId="1A876144"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AF93DC3" w14:textId="77777777">
            <w:pPr>
              <w:spacing w:after="0" w:line="259" w:lineRule="auto"/>
              <w:ind w:left="0" w:firstLine="0"/>
              <w:jc w:val="left"/>
            </w:pPr>
            <w:r>
              <w:rPr>
                <w:sz w:val="20"/>
              </w:rPr>
              <w:t xml:space="preserve">R7.1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76C35527" w14:textId="77777777">
            <w:pPr>
              <w:spacing w:after="0" w:line="259" w:lineRule="auto"/>
              <w:ind w:left="0" w:firstLine="0"/>
              <w:jc w:val="left"/>
            </w:pPr>
            <w:r>
              <w:rPr>
                <w:sz w:val="20"/>
              </w:rPr>
              <w:t xml:space="preserve">Alta Carta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3EA6A7FD" w14:textId="77777777">
            <w:pPr>
              <w:spacing w:after="0" w:line="259" w:lineRule="auto"/>
              <w:ind w:left="0" w:firstLine="0"/>
              <w:jc w:val="left"/>
            </w:pPr>
            <w:r>
              <w:rPr>
                <w:sz w:val="20"/>
              </w:rPr>
              <w:t xml:space="preserve">Alta de una nueva carta a ofrecer por el restaurante </w:t>
            </w:r>
          </w:p>
        </w:tc>
      </w:tr>
      <w:tr w:rsidR="00BB600F" w14:paraId="555D8B07"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6AB24B3" w14:textId="77777777">
            <w:pPr>
              <w:spacing w:after="0" w:line="259" w:lineRule="auto"/>
              <w:ind w:left="0" w:firstLine="0"/>
              <w:jc w:val="left"/>
            </w:pPr>
            <w:r>
              <w:rPr>
                <w:sz w:val="20"/>
              </w:rPr>
              <w:t xml:space="preserve">R7.2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7EABCD4D" w14:textId="77777777">
            <w:pPr>
              <w:spacing w:after="0" w:line="259" w:lineRule="auto"/>
              <w:ind w:left="0" w:firstLine="0"/>
              <w:jc w:val="left"/>
            </w:pPr>
            <w:r>
              <w:rPr>
                <w:sz w:val="20"/>
              </w:rPr>
              <w:t xml:space="preserve">Baja Carta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1FF000DB" w14:textId="77777777">
            <w:pPr>
              <w:spacing w:after="0" w:line="259" w:lineRule="auto"/>
              <w:ind w:left="0" w:firstLine="0"/>
              <w:jc w:val="left"/>
            </w:pPr>
            <w:r>
              <w:rPr>
                <w:sz w:val="20"/>
              </w:rPr>
              <w:t xml:space="preserve">Baja de una carta que ofrecía el restaurante </w:t>
            </w:r>
          </w:p>
        </w:tc>
      </w:tr>
      <w:tr w:rsidR="00BB600F" w14:paraId="0217E309"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0AB7199" w14:textId="77777777">
            <w:pPr>
              <w:spacing w:after="0" w:line="259" w:lineRule="auto"/>
              <w:ind w:left="0" w:firstLine="0"/>
              <w:jc w:val="left"/>
            </w:pPr>
            <w:r>
              <w:rPr>
                <w:sz w:val="20"/>
              </w:rPr>
              <w:t xml:space="preserve">R7.3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4C31BD31" w14:textId="77777777">
            <w:pPr>
              <w:spacing w:after="0" w:line="259" w:lineRule="auto"/>
              <w:ind w:left="0" w:firstLine="0"/>
              <w:jc w:val="left"/>
            </w:pPr>
            <w:r>
              <w:rPr>
                <w:sz w:val="20"/>
              </w:rPr>
              <w:t xml:space="preserve">Modificación Carta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2B33ED00" w14:textId="77777777">
            <w:pPr>
              <w:spacing w:after="0" w:line="259" w:lineRule="auto"/>
              <w:ind w:left="0" w:firstLine="0"/>
            </w:pPr>
            <w:r>
              <w:rPr>
                <w:sz w:val="20"/>
              </w:rPr>
              <w:t xml:space="preserve">Modificación de los datos una </w:t>
            </w:r>
            <w:proofErr w:type="gramStart"/>
            <w:r>
              <w:rPr>
                <w:sz w:val="20"/>
              </w:rPr>
              <w:t>carta ofrecido</w:t>
            </w:r>
            <w:proofErr w:type="gramEnd"/>
            <w:r>
              <w:rPr>
                <w:sz w:val="20"/>
              </w:rPr>
              <w:t xml:space="preserve"> por el restaurante </w:t>
            </w:r>
          </w:p>
        </w:tc>
      </w:tr>
      <w:tr w:rsidR="00BB600F" w14:paraId="73D706A9"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96D6F10" w14:textId="77777777">
            <w:pPr>
              <w:spacing w:after="0" w:line="259" w:lineRule="auto"/>
              <w:ind w:left="0" w:firstLine="0"/>
              <w:jc w:val="left"/>
            </w:pPr>
            <w:r>
              <w:rPr>
                <w:sz w:val="20"/>
              </w:rPr>
              <w:t xml:space="preserve">R8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264AABC2" w14:textId="77777777">
            <w:pPr>
              <w:spacing w:after="0" w:line="259" w:lineRule="auto"/>
              <w:ind w:left="0" w:firstLine="0"/>
              <w:jc w:val="left"/>
            </w:pPr>
            <w:r>
              <w:rPr>
                <w:sz w:val="20"/>
              </w:rPr>
              <w:t xml:space="preserve">Mantenimiento de datos de los Bloques de platos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19ABEE05" w14:textId="77777777">
            <w:pPr>
              <w:spacing w:after="0" w:line="259" w:lineRule="auto"/>
              <w:ind w:left="0" w:firstLine="0"/>
              <w:jc w:val="left"/>
            </w:pPr>
            <w:r>
              <w:rPr>
                <w:sz w:val="20"/>
              </w:rPr>
              <w:t xml:space="preserve"> </w:t>
            </w:r>
          </w:p>
        </w:tc>
      </w:tr>
      <w:tr w:rsidR="00BB600F" w14:paraId="045C8E5C"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B27813A" w14:textId="77777777">
            <w:pPr>
              <w:spacing w:after="0" w:line="259" w:lineRule="auto"/>
              <w:ind w:left="0" w:firstLine="0"/>
              <w:jc w:val="left"/>
            </w:pPr>
            <w:r>
              <w:rPr>
                <w:sz w:val="20"/>
              </w:rPr>
              <w:t xml:space="preserve">R8.1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55953D0D" w14:textId="77777777">
            <w:pPr>
              <w:spacing w:after="0" w:line="259" w:lineRule="auto"/>
              <w:ind w:left="0" w:firstLine="0"/>
              <w:jc w:val="left"/>
            </w:pPr>
            <w:r>
              <w:rPr>
                <w:sz w:val="20"/>
              </w:rPr>
              <w:t xml:space="preserve">Alta Bloque de Platos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5953F14A" w14:textId="77777777">
            <w:pPr>
              <w:spacing w:after="0" w:line="259" w:lineRule="auto"/>
              <w:ind w:left="0" w:firstLine="0"/>
              <w:jc w:val="left"/>
            </w:pPr>
            <w:r>
              <w:rPr>
                <w:sz w:val="20"/>
              </w:rPr>
              <w:t xml:space="preserve">Alta de un bloque en los que se van a agrupar los platos en el restaurante </w:t>
            </w:r>
          </w:p>
        </w:tc>
      </w:tr>
      <w:tr w:rsidR="00BB600F" w14:paraId="118A0586"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DCE172B" w14:textId="77777777">
            <w:pPr>
              <w:spacing w:after="0" w:line="259" w:lineRule="auto"/>
              <w:ind w:left="0" w:firstLine="0"/>
              <w:jc w:val="left"/>
            </w:pPr>
            <w:r>
              <w:rPr>
                <w:sz w:val="20"/>
              </w:rPr>
              <w:t xml:space="preserve">R8.2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165BABDC" w14:textId="77777777">
            <w:pPr>
              <w:spacing w:after="0" w:line="259" w:lineRule="auto"/>
              <w:ind w:left="0" w:firstLine="0"/>
              <w:jc w:val="left"/>
            </w:pPr>
            <w:r>
              <w:rPr>
                <w:sz w:val="20"/>
              </w:rPr>
              <w:t xml:space="preserve">Baja Bloque de Platos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55DCC54D" w14:textId="77777777">
            <w:pPr>
              <w:spacing w:after="0" w:line="259" w:lineRule="auto"/>
              <w:ind w:left="0" w:firstLine="0"/>
              <w:jc w:val="left"/>
            </w:pPr>
            <w:r>
              <w:rPr>
                <w:sz w:val="20"/>
              </w:rPr>
              <w:t xml:space="preserve">Baja de </w:t>
            </w:r>
            <w:proofErr w:type="gramStart"/>
            <w:r>
              <w:rPr>
                <w:sz w:val="20"/>
              </w:rPr>
              <w:t>un bloques</w:t>
            </w:r>
            <w:proofErr w:type="gramEnd"/>
            <w:r>
              <w:rPr>
                <w:sz w:val="20"/>
              </w:rPr>
              <w:t xml:space="preserve"> en los que se agrupaban los platos en el restaurante </w:t>
            </w:r>
          </w:p>
        </w:tc>
      </w:tr>
      <w:tr w:rsidR="00BB600F" w14:paraId="3B9077CC"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702A464" w14:textId="77777777">
            <w:pPr>
              <w:spacing w:after="0" w:line="259" w:lineRule="auto"/>
              <w:ind w:left="0" w:firstLine="0"/>
              <w:jc w:val="left"/>
            </w:pPr>
            <w:r>
              <w:rPr>
                <w:sz w:val="20"/>
              </w:rPr>
              <w:t xml:space="preserve">R8.3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3B6991CE" w14:textId="77777777">
            <w:pPr>
              <w:spacing w:after="0" w:line="259" w:lineRule="auto"/>
              <w:ind w:left="0" w:firstLine="0"/>
              <w:jc w:val="left"/>
            </w:pPr>
            <w:r>
              <w:rPr>
                <w:sz w:val="20"/>
              </w:rPr>
              <w:t xml:space="preserve">Modificación Bloque de Platos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5C0B60E1" w14:textId="77777777">
            <w:pPr>
              <w:spacing w:after="0" w:line="259" w:lineRule="auto"/>
              <w:ind w:left="0" w:firstLine="0"/>
              <w:jc w:val="left"/>
            </w:pPr>
            <w:r>
              <w:rPr>
                <w:sz w:val="20"/>
              </w:rPr>
              <w:t xml:space="preserve">Modificación de datos los bloques en los que se agrupan los platos en el restaurante </w:t>
            </w:r>
          </w:p>
        </w:tc>
      </w:tr>
      <w:tr w:rsidR="00BB600F" w14:paraId="61996827"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050A1B4" w14:textId="77777777">
            <w:pPr>
              <w:spacing w:after="0" w:line="259" w:lineRule="auto"/>
              <w:ind w:left="0" w:firstLine="0"/>
              <w:jc w:val="left"/>
            </w:pPr>
            <w:r>
              <w:rPr>
                <w:sz w:val="20"/>
              </w:rPr>
              <w:t xml:space="preserve">R9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20585301" w14:textId="77777777">
            <w:pPr>
              <w:spacing w:after="0" w:line="259" w:lineRule="auto"/>
              <w:ind w:left="0" w:firstLine="0"/>
              <w:jc w:val="left"/>
            </w:pPr>
            <w:r>
              <w:rPr>
                <w:sz w:val="20"/>
              </w:rPr>
              <w:t xml:space="preserve">Mantenimiento de datos de las Comandas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77751451" w14:textId="77777777">
            <w:pPr>
              <w:spacing w:after="0" w:line="259" w:lineRule="auto"/>
              <w:ind w:left="0" w:firstLine="0"/>
              <w:jc w:val="left"/>
            </w:pPr>
            <w:r>
              <w:rPr>
                <w:sz w:val="20"/>
              </w:rPr>
              <w:t xml:space="preserve"> </w:t>
            </w:r>
          </w:p>
        </w:tc>
      </w:tr>
      <w:tr w:rsidR="00BB600F" w14:paraId="18E23421"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53D7C67" w14:textId="77777777">
            <w:pPr>
              <w:spacing w:after="0" w:line="259" w:lineRule="auto"/>
              <w:ind w:left="0" w:firstLine="0"/>
              <w:jc w:val="left"/>
            </w:pPr>
            <w:r>
              <w:rPr>
                <w:sz w:val="20"/>
              </w:rPr>
              <w:t xml:space="preserve">R9.1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32DA6C43" w14:textId="77777777">
            <w:pPr>
              <w:spacing w:after="0" w:line="259" w:lineRule="auto"/>
              <w:ind w:left="0" w:firstLine="0"/>
              <w:jc w:val="left"/>
            </w:pPr>
            <w:r>
              <w:rPr>
                <w:sz w:val="20"/>
              </w:rPr>
              <w:t xml:space="preserve">Alta Comanda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00780EF3" w14:textId="77777777">
            <w:pPr>
              <w:spacing w:after="0" w:line="259" w:lineRule="auto"/>
              <w:ind w:left="0" w:firstLine="0"/>
              <w:jc w:val="left"/>
            </w:pPr>
            <w:r>
              <w:rPr>
                <w:sz w:val="20"/>
              </w:rPr>
              <w:t xml:space="preserve">Alta de una comanda pedida por los clientes </w:t>
            </w:r>
          </w:p>
        </w:tc>
      </w:tr>
      <w:tr w:rsidR="00BB600F" w14:paraId="24CE7965"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8F6A424" w14:textId="77777777">
            <w:pPr>
              <w:spacing w:after="0" w:line="259" w:lineRule="auto"/>
              <w:ind w:left="0" w:firstLine="0"/>
              <w:jc w:val="left"/>
            </w:pPr>
            <w:r>
              <w:rPr>
                <w:sz w:val="20"/>
              </w:rPr>
              <w:t xml:space="preserve">R9.2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6903C95D" w14:textId="77777777">
            <w:pPr>
              <w:spacing w:after="0" w:line="259" w:lineRule="auto"/>
              <w:ind w:left="0" w:firstLine="0"/>
              <w:jc w:val="left"/>
            </w:pPr>
            <w:r>
              <w:rPr>
                <w:sz w:val="20"/>
              </w:rPr>
              <w:t xml:space="preserve">Baja Comanda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5150D37E" w14:textId="77777777">
            <w:pPr>
              <w:spacing w:after="0" w:line="259" w:lineRule="auto"/>
              <w:ind w:left="0" w:firstLine="0"/>
              <w:jc w:val="left"/>
            </w:pPr>
            <w:r>
              <w:rPr>
                <w:sz w:val="20"/>
              </w:rPr>
              <w:t xml:space="preserve">Anulación de una comanda </w:t>
            </w:r>
          </w:p>
        </w:tc>
      </w:tr>
      <w:tr w:rsidR="00BB600F" w14:paraId="6F9FBC0C"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013CB65" w14:textId="77777777">
            <w:pPr>
              <w:spacing w:after="0" w:line="259" w:lineRule="auto"/>
              <w:ind w:left="0" w:firstLine="0"/>
              <w:jc w:val="left"/>
            </w:pPr>
            <w:r>
              <w:rPr>
                <w:sz w:val="20"/>
              </w:rPr>
              <w:t xml:space="preserve">R9.3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326EA1E8" w14:textId="77777777">
            <w:pPr>
              <w:spacing w:after="0" w:line="259" w:lineRule="auto"/>
              <w:ind w:left="0" w:firstLine="0"/>
              <w:jc w:val="left"/>
            </w:pPr>
            <w:r>
              <w:rPr>
                <w:sz w:val="20"/>
              </w:rPr>
              <w:t xml:space="preserve">Modificación Comanda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59460E4E" w14:textId="77777777">
            <w:pPr>
              <w:spacing w:after="0" w:line="259" w:lineRule="auto"/>
              <w:ind w:left="0" w:firstLine="0"/>
              <w:jc w:val="left"/>
            </w:pPr>
            <w:r>
              <w:rPr>
                <w:sz w:val="20"/>
              </w:rPr>
              <w:t xml:space="preserve">Modificación de los datos las comandas pedidas por los clientes </w:t>
            </w:r>
          </w:p>
        </w:tc>
      </w:tr>
      <w:tr w:rsidR="00BB600F" w14:paraId="4D7DF7A2"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DFDFFE9" w14:textId="77777777">
            <w:pPr>
              <w:spacing w:after="0" w:line="259" w:lineRule="auto"/>
              <w:ind w:left="0" w:firstLine="0"/>
              <w:jc w:val="left"/>
            </w:pPr>
            <w:r>
              <w:rPr>
                <w:sz w:val="20"/>
              </w:rPr>
              <w:t xml:space="preserve">R10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744F68AE" w14:textId="77777777">
            <w:pPr>
              <w:spacing w:after="0" w:line="259" w:lineRule="auto"/>
              <w:ind w:left="0" w:firstLine="0"/>
              <w:jc w:val="left"/>
            </w:pPr>
            <w:r>
              <w:rPr>
                <w:sz w:val="20"/>
              </w:rPr>
              <w:t xml:space="preserve">Mantenimiento de datos de las Facturas de clientes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256FCFA7" w14:textId="77777777">
            <w:pPr>
              <w:spacing w:after="0" w:line="259" w:lineRule="auto"/>
              <w:ind w:left="0" w:firstLine="0"/>
              <w:jc w:val="left"/>
            </w:pPr>
            <w:r>
              <w:rPr>
                <w:sz w:val="20"/>
              </w:rPr>
              <w:t xml:space="preserve"> </w:t>
            </w:r>
          </w:p>
        </w:tc>
      </w:tr>
      <w:tr w:rsidR="00BB600F" w14:paraId="5DA5746F"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491E401" w14:textId="77777777">
            <w:pPr>
              <w:spacing w:after="0" w:line="259" w:lineRule="auto"/>
              <w:ind w:left="0" w:firstLine="0"/>
              <w:jc w:val="left"/>
            </w:pPr>
            <w:r>
              <w:rPr>
                <w:sz w:val="20"/>
              </w:rPr>
              <w:t xml:space="preserve">R10.1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1BE4F89F" w14:textId="77777777">
            <w:pPr>
              <w:spacing w:after="0" w:line="259" w:lineRule="auto"/>
              <w:ind w:left="0" w:firstLine="0"/>
              <w:jc w:val="left"/>
            </w:pPr>
            <w:r>
              <w:rPr>
                <w:sz w:val="20"/>
              </w:rPr>
              <w:t xml:space="preserve">Alta Factura de cliente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3A22A1C9" w14:textId="77777777">
            <w:pPr>
              <w:spacing w:after="0" w:line="259" w:lineRule="auto"/>
              <w:ind w:left="0" w:firstLine="0"/>
              <w:jc w:val="left"/>
            </w:pPr>
            <w:r>
              <w:rPr>
                <w:sz w:val="20"/>
              </w:rPr>
              <w:t xml:space="preserve">Alta de una factura de clientes </w:t>
            </w:r>
          </w:p>
        </w:tc>
      </w:tr>
      <w:tr w:rsidR="00BB600F" w14:paraId="72650F4B"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F70AD0D" w14:textId="77777777">
            <w:pPr>
              <w:spacing w:after="0" w:line="259" w:lineRule="auto"/>
              <w:ind w:left="0" w:firstLine="0"/>
              <w:jc w:val="left"/>
            </w:pPr>
            <w:r>
              <w:rPr>
                <w:sz w:val="20"/>
              </w:rPr>
              <w:t xml:space="preserve">R10.2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10ABA6B0" w14:textId="77777777">
            <w:pPr>
              <w:spacing w:after="0" w:line="259" w:lineRule="auto"/>
              <w:ind w:left="0" w:firstLine="0"/>
              <w:jc w:val="left"/>
            </w:pPr>
            <w:r>
              <w:rPr>
                <w:sz w:val="20"/>
              </w:rPr>
              <w:t xml:space="preserve">Baja Factura de cliente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2426750C" w14:textId="77777777">
            <w:pPr>
              <w:spacing w:after="0" w:line="259" w:lineRule="auto"/>
              <w:ind w:left="0" w:firstLine="0"/>
              <w:jc w:val="left"/>
            </w:pPr>
            <w:r>
              <w:rPr>
                <w:sz w:val="20"/>
              </w:rPr>
              <w:t xml:space="preserve">Anulación de una factura de </w:t>
            </w:r>
            <w:proofErr w:type="spellStart"/>
            <w:r>
              <w:rPr>
                <w:sz w:val="20"/>
              </w:rPr>
              <w:t>clientse</w:t>
            </w:r>
            <w:proofErr w:type="spellEnd"/>
            <w:r>
              <w:rPr>
                <w:sz w:val="20"/>
              </w:rPr>
              <w:t xml:space="preserve"> </w:t>
            </w:r>
          </w:p>
        </w:tc>
      </w:tr>
      <w:tr w:rsidR="00BB600F" w14:paraId="2B68DF84"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A08AA75" w14:textId="77777777">
            <w:pPr>
              <w:spacing w:after="0" w:line="259" w:lineRule="auto"/>
              <w:ind w:left="0" w:firstLine="0"/>
              <w:jc w:val="left"/>
            </w:pPr>
            <w:r>
              <w:rPr>
                <w:sz w:val="20"/>
              </w:rPr>
              <w:t xml:space="preserve">R10.3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298007DF" w14:textId="77777777">
            <w:pPr>
              <w:spacing w:after="0" w:line="259" w:lineRule="auto"/>
              <w:ind w:left="0" w:firstLine="0"/>
              <w:jc w:val="left"/>
            </w:pPr>
            <w:r>
              <w:rPr>
                <w:sz w:val="20"/>
              </w:rPr>
              <w:t xml:space="preserve">Modificación Factura de cliente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2FBAC6C9" w14:textId="77777777">
            <w:pPr>
              <w:spacing w:after="0" w:line="259" w:lineRule="auto"/>
              <w:ind w:left="0" w:firstLine="0"/>
              <w:jc w:val="left"/>
            </w:pPr>
            <w:r>
              <w:rPr>
                <w:sz w:val="20"/>
              </w:rPr>
              <w:t xml:space="preserve">Modificación de datos las facturas de clientes </w:t>
            </w:r>
          </w:p>
        </w:tc>
      </w:tr>
      <w:tr w:rsidR="00BB600F" w14:paraId="25CBBA05"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153A444" w14:textId="77777777">
            <w:pPr>
              <w:spacing w:after="0" w:line="259" w:lineRule="auto"/>
              <w:ind w:left="0" w:firstLine="0"/>
              <w:jc w:val="left"/>
            </w:pPr>
            <w:r>
              <w:rPr>
                <w:sz w:val="20"/>
              </w:rPr>
              <w:t xml:space="preserve">R11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30D1B253" w14:textId="77777777">
            <w:pPr>
              <w:spacing w:after="0" w:line="259" w:lineRule="auto"/>
              <w:ind w:left="0" w:firstLine="0"/>
              <w:jc w:val="left"/>
            </w:pPr>
            <w:r>
              <w:rPr>
                <w:sz w:val="20"/>
              </w:rPr>
              <w:t xml:space="preserve">Mantenimiento de datos de los Servicios Especiales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77B2EA19" w14:textId="77777777">
            <w:pPr>
              <w:spacing w:after="0" w:line="259" w:lineRule="auto"/>
              <w:ind w:left="0" w:firstLine="0"/>
              <w:jc w:val="left"/>
            </w:pPr>
            <w:r>
              <w:rPr>
                <w:sz w:val="20"/>
              </w:rPr>
              <w:t xml:space="preserve"> </w:t>
            </w:r>
          </w:p>
        </w:tc>
      </w:tr>
      <w:tr w:rsidR="00BB600F" w14:paraId="1FB87FE9"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3AC0BE4" w14:textId="77777777">
            <w:pPr>
              <w:spacing w:after="0" w:line="259" w:lineRule="auto"/>
              <w:ind w:left="0" w:firstLine="0"/>
              <w:jc w:val="left"/>
            </w:pPr>
            <w:r>
              <w:rPr>
                <w:sz w:val="20"/>
              </w:rPr>
              <w:t xml:space="preserve">R11.1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4A50D489" w14:textId="77777777">
            <w:pPr>
              <w:spacing w:after="0" w:line="259" w:lineRule="auto"/>
              <w:ind w:left="0" w:firstLine="0"/>
              <w:jc w:val="left"/>
            </w:pPr>
            <w:r>
              <w:rPr>
                <w:sz w:val="20"/>
              </w:rPr>
              <w:t xml:space="preserve">Alta Servicios Especiales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19F67A24" w14:textId="77777777">
            <w:pPr>
              <w:spacing w:after="0" w:line="259" w:lineRule="auto"/>
              <w:ind w:left="0" w:firstLine="0"/>
              <w:jc w:val="left"/>
            </w:pPr>
            <w:r>
              <w:rPr>
                <w:sz w:val="20"/>
              </w:rPr>
              <w:t xml:space="preserve">Alta de la reserva de un servicio especial </w:t>
            </w:r>
          </w:p>
        </w:tc>
      </w:tr>
      <w:tr w:rsidR="00BB600F" w14:paraId="029232DF"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40FD667" w14:textId="77777777">
            <w:pPr>
              <w:spacing w:after="0" w:line="259" w:lineRule="auto"/>
              <w:ind w:left="0" w:firstLine="0"/>
              <w:jc w:val="left"/>
            </w:pPr>
            <w:r>
              <w:rPr>
                <w:sz w:val="20"/>
              </w:rPr>
              <w:t xml:space="preserve">R11.2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6EA0EF34" w14:textId="77777777">
            <w:pPr>
              <w:spacing w:after="0" w:line="259" w:lineRule="auto"/>
              <w:ind w:left="0" w:firstLine="0"/>
              <w:jc w:val="left"/>
            </w:pPr>
            <w:r>
              <w:rPr>
                <w:sz w:val="20"/>
              </w:rPr>
              <w:t xml:space="preserve">Baja Servicios Especiales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2F058A2A" w14:textId="77777777">
            <w:pPr>
              <w:spacing w:after="0" w:line="259" w:lineRule="auto"/>
              <w:ind w:left="0" w:firstLine="0"/>
              <w:jc w:val="left"/>
            </w:pPr>
            <w:r>
              <w:rPr>
                <w:sz w:val="20"/>
              </w:rPr>
              <w:t xml:space="preserve">Anulación de la reserva de un servicio especial </w:t>
            </w:r>
          </w:p>
        </w:tc>
      </w:tr>
      <w:tr w:rsidR="00BB600F" w14:paraId="61CABBC6"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DB63EAC" w14:textId="77777777">
            <w:pPr>
              <w:spacing w:after="0" w:line="259" w:lineRule="auto"/>
              <w:ind w:left="0" w:firstLine="0"/>
              <w:jc w:val="left"/>
            </w:pPr>
            <w:r>
              <w:rPr>
                <w:sz w:val="20"/>
              </w:rPr>
              <w:t xml:space="preserve">R11.3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138F2607" w14:textId="77777777">
            <w:pPr>
              <w:spacing w:after="0" w:line="259" w:lineRule="auto"/>
              <w:ind w:left="0" w:firstLine="0"/>
              <w:jc w:val="left"/>
            </w:pPr>
            <w:r>
              <w:rPr>
                <w:sz w:val="20"/>
              </w:rPr>
              <w:t xml:space="preserve">Modificación Servicios Especiales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75B2A757" w14:textId="77777777">
            <w:pPr>
              <w:spacing w:after="0" w:line="259" w:lineRule="auto"/>
              <w:ind w:left="0" w:firstLine="0"/>
              <w:jc w:val="left"/>
            </w:pPr>
            <w:r>
              <w:rPr>
                <w:sz w:val="20"/>
              </w:rPr>
              <w:t xml:space="preserve">Modificación de los datos de los servicios especiales </w:t>
            </w:r>
          </w:p>
        </w:tc>
      </w:tr>
      <w:tr w:rsidR="00BB600F" w14:paraId="575F7202"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9928ED8" w14:textId="77777777">
            <w:pPr>
              <w:spacing w:after="0" w:line="259" w:lineRule="auto"/>
              <w:ind w:left="0" w:firstLine="0"/>
              <w:jc w:val="left"/>
            </w:pPr>
            <w:r>
              <w:rPr>
                <w:sz w:val="20"/>
              </w:rPr>
              <w:t xml:space="preserve">R12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467ECE3C" w14:textId="77777777">
            <w:pPr>
              <w:spacing w:after="0" w:line="259" w:lineRule="auto"/>
              <w:ind w:left="0" w:firstLine="0"/>
              <w:jc w:val="left"/>
            </w:pPr>
            <w:r>
              <w:rPr>
                <w:sz w:val="20"/>
              </w:rPr>
              <w:t xml:space="preserve">Mantenimiento de datos de las Facturas de Proveedores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09BA9E81" w14:textId="77777777">
            <w:pPr>
              <w:spacing w:after="0" w:line="259" w:lineRule="auto"/>
              <w:ind w:left="0" w:firstLine="0"/>
              <w:jc w:val="left"/>
            </w:pPr>
            <w:r>
              <w:rPr>
                <w:sz w:val="20"/>
              </w:rPr>
              <w:t xml:space="preserve"> </w:t>
            </w:r>
          </w:p>
        </w:tc>
      </w:tr>
      <w:tr w:rsidR="00BB600F" w14:paraId="3DCB9DCE"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3A5AAF2" w14:textId="77777777">
            <w:pPr>
              <w:spacing w:after="0" w:line="259" w:lineRule="auto"/>
              <w:ind w:left="0" w:firstLine="0"/>
              <w:jc w:val="left"/>
            </w:pPr>
            <w:r>
              <w:rPr>
                <w:sz w:val="20"/>
              </w:rPr>
              <w:t xml:space="preserve">R12.1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059BAED4" w14:textId="77777777">
            <w:pPr>
              <w:spacing w:after="0" w:line="259" w:lineRule="auto"/>
              <w:ind w:left="0" w:firstLine="0"/>
              <w:jc w:val="left"/>
            </w:pPr>
            <w:r>
              <w:rPr>
                <w:sz w:val="20"/>
              </w:rPr>
              <w:t xml:space="preserve">Alta Factura de Proveedores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408EB53C" w14:textId="77777777">
            <w:pPr>
              <w:spacing w:after="0" w:line="259" w:lineRule="auto"/>
              <w:ind w:left="0" w:firstLine="0"/>
              <w:jc w:val="left"/>
            </w:pPr>
            <w:r>
              <w:rPr>
                <w:sz w:val="20"/>
              </w:rPr>
              <w:t xml:space="preserve">Alta de una factura de proveedores </w:t>
            </w:r>
          </w:p>
        </w:tc>
      </w:tr>
      <w:tr w:rsidR="00BB600F" w14:paraId="752F8D4E"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771CDF7" w14:textId="77777777">
            <w:pPr>
              <w:spacing w:after="0" w:line="259" w:lineRule="auto"/>
              <w:ind w:left="0" w:firstLine="0"/>
              <w:jc w:val="left"/>
            </w:pPr>
            <w:r>
              <w:rPr>
                <w:sz w:val="20"/>
              </w:rPr>
              <w:t xml:space="preserve">R12.2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73F7464F" w14:textId="77777777">
            <w:pPr>
              <w:spacing w:after="0" w:line="259" w:lineRule="auto"/>
              <w:ind w:left="0" w:firstLine="0"/>
              <w:jc w:val="left"/>
            </w:pPr>
            <w:r>
              <w:rPr>
                <w:sz w:val="20"/>
              </w:rPr>
              <w:t xml:space="preserve">Baja Factura de Proveedores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70512CC6" w14:textId="77777777">
            <w:pPr>
              <w:spacing w:after="0" w:line="259" w:lineRule="auto"/>
              <w:ind w:left="0" w:firstLine="0"/>
              <w:jc w:val="left"/>
            </w:pPr>
            <w:r>
              <w:rPr>
                <w:sz w:val="20"/>
              </w:rPr>
              <w:t xml:space="preserve">Anulación de una factura de proveedores </w:t>
            </w:r>
          </w:p>
        </w:tc>
      </w:tr>
      <w:tr w:rsidR="00BB600F" w14:paraId="6AC7CC72"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C4CE066" w14:textId="77777777">
            <w:pPr>
              <w:spacing w:after="0" w:line="259" w:lineRule="auto"/>
              <w:ind w:left="0" w:firstLine="0"/>
              <w:jc w:val="left"/>
            </w:pPr>
            <w:r>
              <w:rPr>
                <w:sz w:val="20"/>
              </w:rPr>
              <w:t xml:space="preserve">R12.3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6C4974A8" w14:textId="77777777">
            <w:pPr>
              <w:spacing w:after="0" w:line="259" w:lineRule="auto"/>
              <w:ind w:left="0" w:firstLine="0"/>
              <w:jc w:val="left"/>
            </w:pPr>
            <w:r>
              <w:rPr>
                <w:sz w:val="20"/>
              </w:rPr>
              <w:t xml:space="preserve">Modificación Factura de Proveedores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590D356F" w14:textId="77777777">
            <w:pPr>
              <w:spacing w:after="0" w:line="259" w:lineRule="auto"/>
              <w:ind w:left="0" w:firstLine="0"/>
              <w:jc w:val="left"/>
            </w:pPr>
            <w:r>
              <w:rPr>
                <w:sz w:val="20"/>
              </w:rPr>
              <w:t xml:space="preserve">Modificación de datos las facturas de proveedores </w:t>
            </w:r>
          </w:p>
        </w:tc>
      </w:tr>
      <w:tr w:rsidR="00BB600F" w14:paraId="797A1731"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DFB2B8D" w14:textId="77777777">
            <w:pPr>
              <w:spacing w:after="0" w:line="259" w:lineRule="auto"/>
              <w:ind w:left="0" w:firstLine="0"/>
              <w:jc w:val="left"/>
            </w:pPr>
            <w:r>
              <w:rPr>
                <w:sz w:val="20"/>
              </w:rPr>
              <w:t xml:space="preserve">R13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77C276B1" w14:textId="77777777">
            <w:pPr>
              <w:spacing w:after="0" w:line="259" w:lineRule="auto"/>
              <w:ind w:left="0" w:firstLine="0"/>
              <w:jc w:val="left"/>
            </w:pPr>
            <w:r>
              <w:rPr>
                <w:sz w:val="20"/>
              </w:rPr>
              <w:t xml:space="preserve">Mantenimiento de datos de los Pedidos a Proveedores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7A506686" w14:textId="77777777">
            <w:pPr>
              <w:spacing w:after="0" w:line="259" w:lineRule="auto"/>
              <w:ind w:left="0" w:firstLine="0"/>
              <w:jc w:val="left"/>
            </w:pPr>
            <w:r>
              <w:rPr>
                <w:sz w:val="20"/>
              </w:rPr>
              <w:t xml:space="preserve"> </w:t>
            </w:r>
          </w:p>
        </w:tc>
      </w:tr>
      <w:tr w:rsidR="00BB600F" w14:paraId="55E333BC"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BD89E06" w14:textId="77777777">
            <w:pPr>
              <w:spacing w:after="0" w:line="259" w:lineRule="auto"/>
              <w:ind w:left="0" w:firstLine="0"/>
              <w:jc w:val="left"/>
            </w:pPr>
            <w:r>
              <w:rPr>
                <w:sz w:val="20"/>
              </w:rPr>
              <w:t xml:space="preserve">R13.1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20332353" w14:textId="77777777">
            <w:pPr>
              <w:spacing w:after="0" w:line="259" w:lineRule="auto"/>
              <w:ind w:left="0" w:firstLine="0"/>
              <w:jc w:val="left"/>
            </w:pPr>
            <w:r>
              <w:rPr>
                <w:sz w:val="20"/>
              </w:rPr>
              <w:t xml:space="preserve">Alta Pedido a Proveedor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64DEE424" w14:textId="77777777">
            <w:pPr>
              <w:spacing w:after="0" w:line="259" w:lineRule="auto"/>
              <w:ind w:left="0" w:firstLine="0"/>
              <w:jc w:val="left"/>
            </w:pPr>
            <w:r>
              <w:rPr>
                <w:sz w:val="20"/>
              </w:rPr>
              <w:t xml:space="preserve">Alta de un pedido a un proveedor. Este pedido se calculará automáticamente dependiendo de las existencias del almacén. </w:t>
            </w:r>
          </w:p>
        </w:tc>
      </w:tr>
      <w:tr w:rsidR="00BB600F" w14:paraId="4D63C92C"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8449A67" w14:textId="77777777">
            <w:pPr>
              <w:spacing w:after="0" w:line="259" w:lineRule="auto"/>
              <w:ind w:left="0" w:firstLine="0"/>
              <w:jc w:val="left"/>
            </w:pPr>
            <w:r>
              <w:rPr>
                <w:sz w:val="20"/>
              </w:rPr>
              <w:t xml:space="preserve">R13.2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4AE4127F" w14:textId="77777777">
            <w:pPr>
              <w:spacing w:after="0" w:line="259" w:lineRule="auto"/>
              <w:ind w:left="0" w:firstLine="0"/>
              <w:jc w:val="left"/>
            </w:pPr>
            <w:r>
              <w:rPr>
                <w:sz w:val="20"/>
              </w:rPr>
              <w:t xml:space="preserve">Baja Pedido a Proveedor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2AA66B01" w14:textId="77777777">
            <w:pPr>
              <w:spacing w:after="0" w:line="259" w:lineRule="auto"/>
              <w:ind w:left="0" w:firstLine="0"/>
              <w:jc w:val="left"/>
            </w:pPr>
            <w:r>
              <w:rPr>
                <w:sz w:val="20"/>
              </w:rPr>
              <w:t xml:space="preserve">Anulación de un pedido a un proveedor </w:t>
            </w:r>
          </w:p>
        </w:tc>
      </w:tr>
      <w:tr w:rsidR="00BB600F" w14:paraId="41741DAB"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8298597" w14:textId="77777777">
            <w:pPr>
              <w:spacing w:after="0" w:line="259" w:lineRule="auto"/>
              <w:ind w:left="0" w:firstLine="0"/>
              <w:jc w:val="left"/>
            </w:pPr>
            <w:r>
              <w:rPr>
                <w:sz w:val="20"/>
              </w:rPr>
              <w:t xml:space="preserve">R13.3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3BF694D9" w14:textId="77777777">
            <w:pPr>
              <w:spacing w:after="0" w:line="259" w:lineRule="auto"/>
              <w:ind w:left="0" w:firstLine="0"/>
              <w:jc w:val="left"/>
            </w:pPr>
            <w:r>
              <w:rPr>
                <w:sz w:val="20"/>
              </w:rPr>
              <w:t xml:space="preserve">Modificación Pedido a Proveedor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7DB91C00" w14:textId="77777777">
            <w:pPr>
              <w:spacing w:after="0" w:line="259" w:lineRule="auto"/>
              <w:ind w:left="0" w:firstLine="0"/>
              <w:jc w:val="left"/>
            </w:pPr>
            <w:r>
              <w:rPr>
                <w:sz w:val="20"/>
              </w:rPr>
              <w:t xml:space="preserve">Modificación de un pedido a un proveedor </w:t>
            </w:r>
          </w:p>
        </w:tc>
      </w:tr>
      <w:tr w:rsidR="00BB600F" w14:paraId="4BDE6BD8"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EA2F1BB" w14:textId="77777777">
            <w:pPr>
              <w:spacing w:after="0" w:line="259" w:lineRule="auto"/>
              <w:ind w:left="0" w:firstLine="0"/>
              <w:jc w:val="left"/>
            </w:pPr>
            <w:r>
              <w:rPr>
                <w:sz w:val="20"/>
              </w:rPr>
              <w:t xml:space="preserve">R14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6C2046C8" w14:textId="77777777">
            <w:pPr>
              <w:spacing w:after="0" w:line="259" w:lineRule="auto"/>
              <w:ind w:left="0" w:firstLine="0"/>
              <w:jc w:val="left"/>
            </w:pPr>
            <w:r>
              <w:rPr>
                <w:sz w:val="20"/>
              </w:rPr>
              <w:t xml:space="preserve">Mantenimiento de datos de las Actualizaciones de Existencias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2D485B2C" w14:textId="77777777">
            <w:pPr>
              <w:spacing w:after="0" w:line="259" w:lineRule="auto"/>
              <w:ind w:left="0" w:firstLine="0"/>
              <w:jc w:val="left"/>
            </w:pPr>
            <w:r>
              <w:rPr>
                <w:sz w:val="20"/>
              </w:rPr>
              <w:t xml:space="preserve"> </w:t>
            </w:r>
          </w:p>
        </w:tc>
      </w:tr>
      <w:tr w:rsidR="00BB600F" w14:paraId="22C4D0A5"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EDC1489" w14:textId="77777777">
            <w:pPr>
              <w:spacing w:after="0" w:line="259" w:lineRule="auto"/>
              <w:ind w:left="0" w:firstLine="0"/>
              <w:jc w:val="left"/>
            </w:pPr>
            <w:r>
              <w:rPr>
                <w:sz w:val="20"/>
              </w:rPr>
              <w:t xml:space="preserve">R14.1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4C0CA828" w14:textId="77777777">
            <w:pPr>
              <w:spacing w:after="0" w:line="259" w:lineRule="auto"/>
              <w:ind w:left="0" w:firstLine="0"/>
              <w:jc w:val="left"/>
            </w:pPr>
            <w:r>
              <w:rPr>
                <w:sz w:val="20"/>
              </w:rPr>
              <w:t xml:space="preserve">Alta Actualización de Existencias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1C9BDEF3" w14:textId="77777777">
            <w:pPr>
              <w:spacing w:after="0" w:line="259" w:lineRule="auto"/>
              <w:ind w:left="0" w:firstLine="0"/>
              <w:jc w:val="left"/>
            </w:pPr>
            <w:r>
              <w:rPr>
                <w:sz w:val="20"/>
              </w:rPr>
              <w:t>Alta de una actualización de las existencias del almacén previo recu</w:t>
            </w:r>
            <w:r>
              <w:rPr>
                <w:sz w:val="20"/>
              </w:rPr>
              <w:t xml:space="preserve">ento. </w:t>
            </w:r>
          </w:p>
        </w:tc>
      </w:tr>
      <w:tr w:rsidR="00BB600F" w14:paraId="126E599B"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384FE8A" w14:textId="77777777">
            <w:pPr>
              <w:spacing w:after="0" w:line="259" w:lineRule="auto"/>
              <w:ind w:left="0" w:firstLine="0"/>
              <w:jc w:val="left"/>
            </w:pPr>
            <w:r>
              <w:rPr>
                <w:sz w:val="20"/>
              </w:rPr>
              <w:t xml:space="preserve">R14.2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5025E19A" w14:textId="77777777">
            <w:pPr>
              <w:spacing w:after="0" w:line="259" w:lineRule="auto"/>
              <w:ind w:left="0" w:firstLine="0"/>
              <w:jc w:val="left"/>
            </w:pPr>
            <w:r>
              <w:rPr>
                <w:sz w:val="20"/>
              </w:rPr>
              <w:t xml:space="preserve">Baja Actualización de Existencias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584CB952" w14:textId="77777777">
            <w:pPr>
              <w:spacing w:after="0" w:line="259" w:lineRule="auto"/>
              <w:ind w:left="0" w:firstLine="0"/>
              <w:jc w:val="left"/>
            </w:pPr>
            <w:r>
              <w:rPr>
                <w:sz w:val="20"/>
              </w:rPr>
              <w:t xml:space="preserve">Anulación de una actualización de existencias.  </w:t>
            </w:r>
          </w:p>
        </w:tc>
      </w:tr>
      <w:tr w:rsidR="00BB600F" w14:paraId="64DE60EF"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E70487B" w14:textId="77777777">
            <w:pPr>
              <w:spacing w:after="0" w:line="259" w:lineRule="auto"/>
              <w:ind w:left="0" w:firstLine="0"/>
              <w:jc w:val="left"/>
            </w:pPr>
            <w:r>
              <w:rPr>
                <w:sz w:val="20"/>
              </w:rPr>
              <w:t xml:space="preserve">R14.3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249960DD" w14:textId="77777777">
            <w:pPr>
              <w:spacing w:after="0" w:line="259" w:lineRule="auto"/>
              <w:ind w:left="0" w:firstLine="0"/>
              <w:jc w:val="left"/>
            </w:pPr>
            <w:r>
              <w:rPr>
                <w:sz w:val="20"/>
              </w:rPr>
              <w:t xml:space="preserve">Modificación de Existencias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2B25D162" w14:textId="77777777">
            <w:pPr>
              <w:spacing w:after="0" w:line="259" w:lineRule="auto"/>
              <w:ind w:left="0" w:firstLine="0"/>
              <w:jc w:val="left"/>
            </w:pPr>
            <w:r>
              <w:rPr>
                <w:sz w:val="20"/>
              </w:rPr>
              <w:t xml:space="preserve">Modificación de los datos de las existencias de artículos en el almacén </w:t>
            </w:r>
          </w:p>
        </w:tc>
      </w:tr>
      <w:tr w:rsidR="00BB600F" w14:paraId="2BE9050D"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239A3D7" w14:textId="77777777">
            <w:pPr>
              <w:spacing w:after="0" w:line="259" w:lineRule="auto"/>
              <w:ind w:left="0" w:firstLine="0"/>
              <w:jc w:val="left"/>
            </w:pPr>
            <w:r>
              <w:rPr>
                <w:sz w:val="20"/>
              </w:rPr>
              <w:t xml:space="preserve">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384F41FA" w14:textId="77777777">
            <w:pPr>
              <w:spacing w:after="0" w:line="259" w:lineRule="auto"/>
              <w:ind w:left="0" w:firstLine="0"/>
              <w:jc w:val="left"/>
            </w:pPr>
            <w:r>
              <w:rPr>
                <w:sz w:val="20"/>
              </w:rPr>
              <w:t xml:space="preserve">Consultas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53A2E99D" w14:textId="77777777">
            <w:pPr>
              <w:spacing w:after="0" w:line="259" w:lineRule="auto"/>
              <w:ind w:left="0" w:firstLine="0"/>
              <w:jc w:val="left"/>
            </w:pPr>
            <w:r>
              <w:rPr>
                <w:sz w:val="20"/>
              </w:rPr>
              <w:t xml:space="preserve"> </w:t>
            </w:r>
          </w:p>
        </w:tc>
      </w:tr>
      <w:tr w:rsidR="00BB600F" w14:paraId="1E05F984"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5739579" w14:textId="77777777">
            <w:pPr>
              <w:spacing w:after="0" w:line="259" w:lineRule="auto"/>
              <w:ind w:left="0" w:firstLine="0"/>
              <w:jc w:val="left"/>
            </w:pPr>
            <w:r>
              <w:rPr>
                <w:sz w:val="20"/>
              </w:rPr>
              <w:lastRenderedPageBreak/>
              <w:t xml:space="preserve">R15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5E39FCF3" w14:textId="77777777">
            <w:pPr>
              <w:spacing w:after="0" w:line="259" w:lineRule="auto"/>
              <w:ind w:left="0" w:firstLine="0"/>
              <w:jc w:val="left"/>
            </w:pPr>
            <w:r>
              <w:rPr>
                <w:sz w:val="20"/>
              </w:rPr>
              <w:t xml:space="preserve">Consultas de Proveedores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71A9E6BE" w14:textId="77777777">
            <w:pPr>
              <w:spacing w:after="0" w:line="259" w:lineRule="auto"/>
              <w:ind w:left="0" w:firstLine="0"/>
              <w:jc w:val="left"/>
            </w:pPr>
            <w:r>
              <w:rPr>
                <w:sz w:val="20"/>
              </w:rPr>
              <w:t xml:space="preserve"> </w:t>
            </w:r>
          </w:p>
        </w:tc>
      </w:tr>
      <w:tr w:rsidR="00BB600F" w14:paraId="476E9686"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6420568" w14:textId="77777777">
            <w:pPr>
              <w:spacing w:after="0" w:line="259" w:lineRule="auto"/>
              <w:ind w:left="0" w:firstLine="0"/>
              <w:jc w:val="left"/>
            </w:pPr>
            <w:r>
              <w:rPr>
                <w:sz w:val="20"/>
              </w:rPr>
              <w:t xml:space="preserve">R15.1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0DD6596D" w14:textId="77777777">
            <w:pPr>
              <w:spacing w:after="0" w:line="259" w:lineRule="auto"/>
              <w:ind w:left="0" w:firstLine="0"/>
              <w:jc w:val="left"/>
            </w:pPr>
            <w:r>
              <w:rPr>
                <w:sz w:val="20"/>
              </w:rPr>
              <w:t xml:space="preserve">Consulta de Proveedor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73315AA0" w14:textId="77777777">
            <w:pPr>
              <w:spacing w:after="0" w:line="259" w:lineRule="auto"/>
              <w:ind w:left="0" w:firstLine="0"/>
              <w:jc w:val="left"/>
            </w:pPr>
            <w:r>
              <w:rPr>
                <w:sz w:val="20"/>
              </w:rPr>
              <w:t xml:space="preserve">Consulta de los datos de un proveedor </w:t>
            </w:r>
          </w:p>
        </w:tc>
      </w:tr>
      <w:tr w:rsidR="00BB600F" w14:paraId="04B5BAB8"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89169D1" w14:textId="77777777">
            <w:pPr>
              <w:spacing w:after="0" w:line="259" w:lineRule="auto"/>
              <w:ind w:left="0" w:firstLine="0"/>
              <w:jc w:val="left"/>
            </w:pPr>
            <w:r>
              <w:rPr>
                <w:sz w:val="20"/>
              </w:rPr>
              <w:t xml:space="preserve">R16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7D9580A4" w14:textId="77777777">
            <w:pPr>
              <w:spacing w:after="0" w:line="259" w:lineRule="auto"/>
              <w:ind w:left="0" w:firstLine="0"/>
              <w:jc w:val="left"/>
            </w:pPr>
            <w:r>
              <w:rPr>
                <w:sz w:val="20"/>
              </w:rPr>
              <w:t xml:space="preserve">Consultas Personal Restaurante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6B750E62" w14:textId="77777777">
            <w:pPr>
              <w:spacing w:after="0" w:line="259" w:lineRule="auto"/>
              <w:ind w:left="0" w:firstLine="0"/>
              <w:jc w:val="left"/>
            </w:pPr>
            <w:r>
              <w:rPr>
                <w:sz w:val="20"/>
              </w:rPr>
              <w:t xml:space="preserve"> </w:t>
            </w:r>
          </w:p>
        </w:tc>
      </w:tr>
      <w:tr w:rsidR="00BB600F" w14:paraId="3A607B78"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AC8D4B9" w14:textId="77777777">
            <w:pPr>
              <w:spacing w:after="0" w:line="259" w:lineRule="auto"/>
              <w:ind w:left="0" w:firstLine="0"/>
              <w:jc w:val="left"/>
            </w:pPr>
            <w:r>
              <w:rPr>
                <w:sz w:val="20"/>
              </w:rPr>
              <w:t xml:space="preserve">R16.1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159599AC" w14:textId="77777777">
            <w:pPr>
              <w:spacing w:after="0" w:line="259" w:lineRule="auto"/>
              <w:ind w:left="0" w:firstLine="0"/>
              <w:jc w:val="left"/>
            </w:pPr>
            <w:r>
              <w:rPr>
                <w:sz w:val="20"/>
              </w:rPr>
              <w:t xml:space="preserve">Consulta Personal Restaurante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27351482" w14:textId="77777777">
            <w:pPr>
              <w:spacing w:after="0" w:line="259" w:lineRule="auto"/>
              <w:ind w:left="0" w:firstLine="0"/>
              <w:jc w:val="left"/>
            </w:pPr>
            <w:r>
              <w:rPr>
                <w:sz w:val="20"/>
              </w:rPr>
              <w:t xml:space="preserve">Consulta los datos de un miembro del personal del restaurante </w:t>
            </w:r>
          </w:p>
        </w:tc>
      </w:tr>
      <w:tr w:rsidR="00BB600F" w14:paraId="2F3ACDD3"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26D85EF" w14:textId="77777777">
            <w:pPr>
              <w:spacing w:after="0" w:line="259" w:lineRule="auto"/>
              <w:ind w:left="0" w:firstLine="0"/>
              <w:jc w:val="left"/>
            </w:pPr>
            <w:r>
              <w:rPr>
                <w:sz w:val="20"/>
              </w:rPr>
              <w:t xml:space="preserve">R17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5EB7E568" w14:textId="77777777">
            <w:pPr>
              <w:spacing w:after="0" w:line="259" w:lineRule="auto"/>
              <w:ind w:left="0" w:firstLine="0"/>
              <w:jc w:val="left"/>
            </w:pPr>
            <w:r>
              <w:rPr>
                <w:sz w:val="20"/>
              </w:rPr>
              <w:t xml:space="preserve">Consulta Comedores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4FE8C0D7" w14:textId="77777777">
            <w:pPr>
              <w:spacing w:after="0" w:line="259" w:lineRule="auto"/>
              <w:ind w:left="0" w:firstLine="0"/>
              <w:jc w:val="left"/>
            </w:pPr>
            <w:r>
              <w:rPr>
                <w:sz w:val="20"/>
              </w:rPr>
              <w:t xml:space="preserve"> </w:t>
            </w:r>
          </w:p>
        </w:tc>
      </w:tr>
      <w:tr w:rsidR="00BB600F" w14:paraId="54898DB7"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DF6E9B2" w14:textId="77777777">
            <w:pPr>
              <w:spacing w:after="0" w:line="259" w:lineRule="auto"/>
              <w:ind w:left="0" w:firstLine="0"/>
              <w:jc w:val="left"/>
            </w:pPr>
            <w:r>
              <w:rPr>
                <w:sz w:val="20"/>
              </w:rPr>
              <w:t xml:space="preserve">R17.1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04704DE6" w14:textId="77777777">
            <w:pPr>
              <w:spacing w:after="0" w:line="259" w:lineRule="auto"/>
              <w:ind w:left="0" w:firstLine="0"/>
              <w:jc w:val="left"/>
            </w:pPr>
            <w:r>
              <w:rPr>
                <w:sz w:val="20"/>
              </w:rPr>
              <w:t xml:space="preserve">Consulta Comedor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63692A53" w14:textId="77777777">
            <w:pPr>
              <w:spacing w:after="0" w:line="259" w:lineRule="auto"/>
              <w:ind w:left="0" w:firstLine="0"/>
              <w:jc w:val="left"/>
            </w:pPr>
            <w:r>
              <w:rPr>
                <w:sz w:val="20"/>
              </w:rPr>
              <w:t xml:space="preserve">Consulta sobre el estado actual de un comedor para saber la disponibilidad de las mesas. </w:t>
            </w:r>
          </w:p>
        </w:tc>
      </w:tr>
      <w:tr w:rsidR="00BB600F" w14:paraId="6326248D"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C0E7DF9" w14:textId="77777777">
            <w:pPr>
              <w:spacing w:after="0" w:line="259" w:lineRule="auto"/>
              <w:ind w:left="0" w:firstLine="0"/>
              <w:jc w:val="left"/>
            </w:pPr>
            <w:r>
              <w:rPr>
                <w:sz w:val="20"/>
              </w:rPr>
              <w:t xml:space="preserve">R18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130380CB" w14:textId="77777777">
            <w:pPr>
              <w:spacing w:after="0" w:line="259" w:lineRule="auto"/>
              <w:ind w:left="0" w:firstLine="0"/>
              <w:jc w:val="left"/>
            </w:pPr>
            <w:r>
              <w:rPr>
                <w:sz w:val="20"/>
              </w:rPr>
              <w:t xml:space="preserve">Consultas Reservas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08709C3A" w14:textId="77777777">
            <w:pPr>
              <w:spacing w:after="0" w:line="259" w:lineRule="auto"/>
              <w:ind w:left="0" w:firstLine="0"/>
              <w:jc w:val="left"/>
            </w:pPr>
            <w:r>
              <w:rPr>
                <w:sz w:val="20"/>
              </w:rPr>
              <w:t xml:space="preserve"> </w:t>
            </w:r>
          </w:p>
        </w:tc>
      </w:tr>
      <w:tr w:rsidR="00BB600F" w14:paraId="4450C484"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9551A00" w14:textId="77777777">
            <w:pPr>
              <w:spacing w:after="0" w:line="259" w:lineRule="auto"/>
              <w:ind w:left="0" w:firstLine="0"/>
              <w:jc w:val="left"/>
            </w:pPr>
            <w:r>
              <w:rPr>
                <w:sz w:val="20"/>
              </w:rPr>
              <w:t xml:space="preserve">R18.1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60D3579A" w14:textId="77777777">
            <w:pPr>
              <w:spacing w:after="0" w:line="259" w:lineRule="auto"/>
              <w:ind w:left="0" w:firstLine="0"/>
              <w:jc w:val="left"/>
            </w:pPr>
            <w:r>
              <w:rPr>
                <w:sz w:val="20"/>
              </w:rPr>
              <w:t xml:space="preserve">Consulta Reserva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26D4947A" w14:textId="77777777">
            <w:pPr>
              <w:spacing w:after="0" w:line="259" w:lineRule="auto"/>
              <w:ind w:left="0" w:firstLine="0"/>
              <w:jc w:val="left"/>
            </w:pPr>
            <w:r>
              <w:rPr>
                <w:sz w:val="20"/>
              </w:rPr>
              <w:t xml:space="preserve">Consulta de los datos de una reserva </w:t>
            </w:r>
          </w:p>
        </w:tc>
      </w:tr>
      <w:tr w:rsidR="00BB600F" w14:paraId="0480F87F"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98FDEA2" w14:textId="77777777">
            <w:pPr>
              <w:spacing w:after="0" w:line="259" w:lineRule="auto"/>
              <w:ind w:left="0" w:firstLine="0"/>
              <w:jc w:val="left"/>
            </w:pPr>
            <w:r>
              <w:rPr>
                <w:sz w:val="20"/>
              </w:rPr>
              <w:t xml:space="preserve">R19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4F5CCF28" w14:textId="77777777">
            <w:pPr>
              <w:spacing w:after="0" w:line="259" w:lineRule="auto"/>
              <w:ind w:left="0" w:firstLine="0"/>
              <w:jc w:val="left"/>
            </w:pPr>
            <w:r>
              <w:rPr>
                <w:sz w:val="20"/>
              </w:rPr>
              <w:t xml:space="preserve">Consultas Platos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3684175C" w14:textId="77777777">
            <w:pPr>
              <w:spacing w:after="0" w:line="259" w:lineRule="auto"/>
              <w:ind w:left="0" w:firstLine="0"/>
              <w:jc w:val="left"/>
            </w:pPr>
            <w:r>
              <w:rPr>
                <w:sz w:val="20"/>
              </w:rPr>
              <w:t xml:space="preserve"> </w:t>
            </w:r>
          </w:p>
        </w:tc>
      </w:tr>
      <w:tr w:rsidR="00BB600F" w14:paraId="6770110F"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2C9CBF8" w14:textId="77777777">
            <w:pPr>
              <w:spacing w:after="0" w:line="259" w:lineRule="auto"/>
              <w:ind w:left="0" w:firstLine="0"/>
              <w:jc w:val="left"/>
            </w:pPr>
            <w:r>
              <w:rPr>
                <w:sz w:val="20"/>
              </w:rPr>
              <w:t xml:space="preserve">R19.1 </w:t>
            </w:r>
          </w:p>
        </w:tc>
        <w:tc>
          <w:tcPr>
            <w:tcW w:w="3685" w:type="dxa"/>
            <w:tcBorders>
              <w:top w:val="single" w:color="000000" w:sz="4" w:space="0"/>
              <w:left w:val="single" w:color="000000" w:sz="4" w:space="0"/>
              <w:bottom w:val="single" w:color="000000" w:sz="4" w:space="0"/>
              <w:right w:val="single" w:color="000000" w:sz="4" w:space="0"/>
            </w:tcBorders>
          </w:tcPr>
          <w:p w:rsidR="00BB600F" w:rsidRDefault="001C0305" w14:paraId="72A2CCE5" w14:textId="77777777">
            <w:pPr>
              <w:spacing w:after="0" w:line="259" w:lineRule="auto"/>
              <w:ind w:left="0" w:firstLine="0"/>
              <w:jc w:val="left"/>
            </w:pPr>
            <w:r>
              <w:rPr>
                <w:sz w:val="20"/>
              </w:rPr>
              <w:t xml:space="preserve">Consulta Plato </w:t>
            </w:r>
          </w:p>
        </w:tc>
        <w:tc>
          <w:tcPr>
            <w:tcW w:w="5173" w:type="dxa"/>
            <w:tcBorders>
              <w:top w:val="single" w:color="000000" w:sz="4" w:space="0"/>
              <w:left w:val="single" w:color="000000" w:sz="4" w:space="0"/>
              <w:bottom w:val="single" w:color="000000" w:sz="4" w:space="0"/>
              <w:right w:val="single" w:color="000000" w:sz="4" w:space="0"/>
            </w:tcBorders>
          </w:tcPr>
          <w:p w:rsidR="00BB600F" w:rsidRDefault="001C0305" w14:paraId="6A9B6B4B" w14:textId="77777777">
            <w:pPr>
              <w:spacing w:after="0" w:line="259" w:lineRule="auto"/>
              <w:ind w:left="0" w:firstLine="0"/>
              <w:jc w:val="left"/>
            </w:pPr>
            <w:r>
              <w:rPr>
                <w:sz w:val="20"/>
              </w:rPr>
              <w:t xml:space="preserve">Consulta de los datos de un plato </w:t>
            </w:r>
          </w:p>
        </w:tc>
      </w:tr>
    </w:tbl>
    <w:p w:rsidR="00BB600F" w:rsidRDefault="00BB600F" w14:paraId="514B4D1B" w14:textId="77777777">
      <w:pPr>
        <w:spacing w:after="0" w:line="259" w:lineRule="auto"/>
        <w:ind w:left="-1419" w:right="11058" w:firstLine="0"/>
        <w:jc w:val="left"/>
      </w:pPr>
    </w:p>
    <w:tbl>
      <w:tblPr>
        <w:tblStyle w:val="TableGrid"/>
        <w:tblW w:w="9779" w:type="dxa"/>
        <w:tblInd w:w="-70" w:type="dxa"/>
        <w:tblCellMar>
          <w:top w:w="14" w:type="dxa"/>
          <w:left w:w="70" w:type="dxa"/>
          <w:right w:w="32" w:type="dxa"/>
        </w:tblCellMar>
        <w:tblLook w:val="04A0" w:firstRow="1" w:lastRow="0" w:firstColumn="1" w:lastColumn="0" w:noHBand="0" w:noVBand="1"/>
      </w:tblPr>
      <w:tblGrid>
        <w:gridCol w:w="922"/>
        <w:gridCol w:w="3685"/>
        <w:gridCol w:w="5172"/>
      </w:tblGrid>
      <w:tr w:rsidR="00BB600F" w:rsidTr="332CF531" w14:paraId="017D05B2"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0D9EAC9" w14:textId="77777777">
            <w:pPr>
              <w:spacing w:after="0" w:line="259" w:lineRule="auto"/>
              <w:ind w:left="0" w:firstLine="0"/>
              <w:jc w:val="left"/>
            </w:pPr>
            <w:r>
              <w:rPr>
                <w:sz w:val="20"/>
              </w:rPr>
              <w:t xml:space="preserve">R20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3110306" w14:textId="77777777">
            <w:pPr>
              <w:spacing w:after="0" w:line="259" w:lineRule="auto"/>
              <w:ind w:left="0" w:firstLine="0"/>
              <w:jc w:val="left"/>
            </w:pPr>
            <w:r>
              <w:rPr>
                <w:sz w:val="20"/>
              </w:rPr>
              <w:t xml:space="preserve">Consulta Menús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EADED7F" w14:textId="77777777">
            <w:pPr>
              <w:spacing w:after="0" w:line="259" w:lineRule="auto"/>
              <w:ind w:left="0" w:firstLine="0"/>
              <w:jc w:val="left"/>
            </w:pPr>
            <w:r>
              <w:rPr>
                <w:sz w:val="20"/>
              </w:rPr>
              <w:t xml:space="preserve"> </w:t>
            </w:r>
          </w:p>
        </w:tc>
      </w:tr>
      <w:tr w:rsidR="00BB600F" w:rsidTr="332CF531" w14:paraId="222954B8"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4502800" w14:textId="77777777">
            <w:pPr>
              <w:spacing w:after="0" w:line="259" w:lineRule="auto"/>
              <w:ind w:left="0" w:firstLine="0"/>
              <w:jc w:val="left"/>
            </w:pPr>
            <w:r>
              <w:rPr>
                <w:sz w:val="20"/>
              </w:rPr>
              <w:t xml:space="preserve">R20.1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21B5388" w14:textId="77777777">
            <w:pPr>
              <w:spacing w:after="0" w:line="259" w:lineRule="auto"/>
              <w:ind w:left="0" w:firstLine="0"/>
              <w:jc w:val="left"/>
            </w:pPr>
            <w:r>
              <w:rPr>
                <w:sz w:val="20"/>
              </w:rPr>
              <w:t xml:space="preserve">Consulta Menú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D604AFA" w14:textId="77777777">
            <w:pPr>
              <w:spacing w:after="0" w:line="259" w:lineRule="auto"/>
              <w:ind w:left="0" w:firstLine="0"/>
              <w:jc w:val="left"/>
            </w:pPr>
            <w:r>
              <w:rPr>
                <w:sz w:val="20"/>
              </w:rPr>
              <w:t xml:space="preserve">Consulta de los datos de un menú. </w:t>
            </w:r>
          </w:p>
        </w:tc>
      </w:tr>
      <w:tr w:rsidR="00BB600F" w:rsidTr="332CF531" w14:paraId="16FDAD83"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6A3DB68" w14:textId="77777777">
            <w:pPr>
              <w:spacing w:after="0" w:line="259" w:lineRule="auto"/>
              <w:ind w:left="0" w:firstLine="0"/>
              <w:jc w:val="left"/>
            </w:pPr>
            <w:r>
              <w:rPr>
                <w:sz w:val="20"/>
              </w:rPr>
              <w:t xml:space="preserve">R21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724DFF9" w14:textId="77777777">
            <w:pPr>
              <w:spacing w:after="0" w:line="259" w:lineRule="auto"/>
              <w:ind w:left="0" w:firstLine="0"/>
              <w:jc w:val="left"/>
            </w:pPr>
            <w:r>
              <w:rPr>
                <w:sz w:val="20"/>
              </w:rPr>
              <w:t xml:space="preserve">Consultas Cartas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CB14054" w14:textId="77777777">
            <w:pPr>
              <w:spacing w:after="0" w:line="259" w:lineRule="auto"/>
              <w:ind w:left="0" w:firstLine="0"/>
              <w:jc w:val="left"/>
            </w:pPr>
            <w:r>
              <w:rPr>
                <w:sz w:val="20"/>
              </w:rPr>
              <w:t xml:space="preserve"> </w:t>
            </w:r>
          </w:p>
        </w:tc>
      </w:tr>
      <w:tr w:rsidR="00BB600F" w:rsidTr="332CF531" w14:paraId="3C65EDF8"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CF629A6" w14:textId="77777777">
            <w:pPr>
              <w:spacing w:after="0" w:line="259" w:lineRule="auto"/>
              <w:ind w:left="0" w:firstLine="0"/>
              <w:jc w:val="left"/>
            </w:pPr>
            <w:r>
              <w:rPr>
                <w:sz w:val="20"/>
              </w:rPr>
              <w:t xml:space="preserve">R21.1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AA87B7B" w14:textId="77777777">
            <w:pPr>
              <w:spacing w:after="0" w:line="259" w:lineRule="auto"/>
              <w:ind w:left="0" w:firstLine="0"/>
              <w:jc w:val="left"/>
            </w:pPr>
            <w:r>
              <w:rPr>
                <w:sz w:val="20"/>
              </w:rPr>
              <w:t xml:space="preserve">Consulta Carta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C95DDAD" w14:textId="77777777">
            <w:pPr>
              <w:spacing w:after="0" w:line="259" w:lineRule="auto"/>
              <w:ind w:left="0" w:firstLine="0"/>
              <w:jc w:val="left"/>
            </w:pPr>
            <w:r>
              <w:rPr>
                <w:sz w:val="20"/>
              </w:rPr>
              <w:t xml:space="preserve">Consulta de los datos de una carta </w:t>
            </w:r>
          </w:p>
        </w:tc>
      </w:tr>
      <w:tr w:rsidR="00BB600F" w:rsidTr="332CF531" w14:paraId="273C5957"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D671ECF" w14:textId="77777777">
            <w:pPr>
              <w:spacing w:after="0" w:line="259" w:lineRule="auto"/>
              <w:ind w:left="0" w:firstLine="0"/>
              <w:jc w:val="left"/>
            </w:pPr>
            <w:r>
              <w:rPr>
                <w:sz w:val="20"/>
              </w:rPr>
              <w:t xml:space="preserve">R22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815AB43" w14:textId="77777777">
            <w:pPr>
              <w:spacing w:after="0" w:line="259" w:lineRule="auto"/>
              <w:ind w:left="0" w:firstLine="0"/>
              <w:jc w:val="left"/>
            </w:pPr>
            <w:r>
              <w:rPr>
                <w:sz w:val="20"/>
              </w:rPr>
              <w:t xml:space="preserve">Consultas Comandas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2580ECB" w14:textId="77777777">
            <w:pPr>
              <w:spacing w:after="0" w:line="259" w:lineRule="auto"/>
              <w:ind w:left="0" w:firstLine="0"/>
              <w:jc w:val="left"/>
            </w:pPr>
            <w:r>
              <w:rPr>
                <w:sz w:val="20"/>
              </w:rPr>
              <w:t xml:space="preserve"> </w:t>
            </w:r>
          </w:p>
        </w:tc>
      </w:tr>
      <w:tr w:rsidR="00BB600F" w:rsidTr="332CF531" w14:paraId="785B3116"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13C1F0B" w14:textId="77777777">
            <w:pPr>
              <w:spacing w:after="0" w:line="259" w:lineRule="auto"/>
              <w:ind w:left="0" w:firstLine="0"/>
              <w:jc w:val="left"/>
            </w:pPr>
            <w:r>
              <w:rPr>
                <w:sz w:val="20"/>
              </w:rPr>
              <w:t xml:space="preserve">R22.1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A7FCAEE" w14:textId="77777777">
            <w:pPr>
              <w:spacing w:after="0" w:line="259" w:lineRule="auto"/>
              <w:ind w:left="0" w:firstLine="0"/>
              <w:jc w:val="left"/>
            </w:pPr>
            <w:r>
              <w:rPr>
                <w:sz w:val="20"/>
              </w:rPr>
              <w:t xml:space="preserve">Consulta Comanda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398CF72" w14:textId="77777777">
            <w:pPr>
              <w:spacing w:after="0" w:line="259" w:lineRule="auto"/>
              <w:ind w:left="0" w:firstLine="0"/>
              <w:jc w:val="left"/>
            </w:pPr>
            <w:r>
              <w:rPr>
                <w:sz w:val="20"/>
              </w:rPr>
              <w:t xml:space="preserve">Consulta de los datos que forman una comanda </w:t>
            </w:r>
          </w:p>
        </w:tc>
      </w:tr>
      <w:tr w:rsidR="00BB600F" w:rsidTr="332CF531" w14:paraId="2E89FFD4" w14:textId="77777777">
        <w:trPr>
          <w:trHeight w:val="30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D770FAD" w14:textId="77777777">
            <w:pPr>
              <w:spacing w:after="0" w:line="259" w:lineRule="auto"/>
              <w:ind w:left="0" w:firstLine="0"/>
              <w:jc w:val="left"/>
            </w:pPr>
            <w:r>
              <w:rPr>
                <w:sz w:val="20"/>
              </w:rPr>
              <w:t xml:space="preserve">R23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BA15543" w14:textId="77777777">
            <w:pPr>
              <w:spacing w:after="0" w:line="259" w:lineRule="auto"/>
              <w:ind w:left="0" w:firstLine="0"/>
              <w:jc w:val="left"/>
            </w:pPr>
            <w:r>
              <w:rPr>
                <w:sz w:val="20"/>
              </w:rPr>
              <w:t xml:space="preserve">Consultas Facturas de Clientes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750B705" w14:textId="77777777">
            <w:pPr>
              <w:spacing w:after="0" w:line="259" w:lineRule="auto"/>
              <w:ind w:left="0" w:firstLine="0"/>
              <w:jc w:val="left"/>
            </w:pPr>
            <w:r>
              <w:rPr>
                <w:sz w:val="20"/>
              </w:rPr>
              <w:t xml:space="preserve"> </w:t>
            </w:r>
          </w:p>
        </w:tc>
      </w:tr>
      <w:tr w:rsidR="00BB600F" w:rsidTr="332CF531" w14:paraId="23B7C325"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F2826A7" w14:textId="77777777">
            <w:pPr>
              <w:spacing w:after="0" w:line="259" w:lineRule="auto"/>
              <w:ind w:left="0" w:firstLine="0"/>
              <w:jc w:val="left"/>
            </w:pPr>
            <w:r>
              <w:rPr>
                <w:sz w:val="20"/>
              </w:rPr>
              <w:t xml:space="preserve">R23.1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25FCF2D" w14:textId="77777777">
            <w:pPr>
              <w:spacing w:after="0" w:line="259" w:lineRule="auto"/>
              <w:ind w:left="0" w:firstLine="0"/>
              <w:jc w:val="left"/>
            </w:pPr>
            <w:r>
              <w:rPr>
                <w:sz w:val="20"/>
              </w:rPr>
              <w:t xml:space="preserve">Consulta Factura de Cliente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09BCA96" w14:textId="77777777">
            <w:pPr>
              <w:spacing w:after="0" w:line="259" w:lineRule="auto"/>
              <w:ind w:left="0" w:firstLine="0"/>
              <w:jc w:val="left"/>
            </w:pPr>
            <w:r>
              <w:rPr>
                <w:sz w:val="20"/>
              </w:rPr>
              <w:t xml:space="preserve">Consulta los datos de una factura a un cliente </w:t>
            </w:r>
          </w:p>
        </w:tc>
      </w:tr>
      <w:tr w:rsidR="00BB600F" w:rsidTr="332CF531" w14:paraId="14D4D999"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BC63696" w14:textId="77777777">
            <w:pPr>
              <w:spacing w:after="0" w:line="259" w:lineRule="auto"/>
              <w:ind w:left="0" w:firstLine="0"/>
              <w:jc w:val="left"/>
            </w:pPr>
            <w:r>
              <w:rPr>
                <w:sz w:val="20"/>
              </w:rPr>
              <w:t xml:space="preserve">R24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E28F1A8" w14:textId="77777777">
            <w:pPr>
              <w:spacing w:after="0" w:line="259" w:lineRule="auto"/>
              <w:ind w:left="0" w:firstLine="0"/>
              <w:jc w:val="left"/>
            </w:pPr>
            <w:r>
              <w:rPr>
                <w:sz w:val="20"/>
              </w:rPr>
              <w:t xml:space="preserve">Consulta Servicios Especiales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3CB99B6" w14:textId="77777777">
            <w:pPr>
              <w:spacing w:after="0" w:line="259" w:lineRule="auto"/>
              <w:ind w:left="0" w:firstLine="0"/>
              <w:jc w:val="left"/>
            </w:pPr>
            <w:r>
              <w:rPr>
                <w:sz w:val="20"/>
              </w:rPr>
              <w:t xml:space="preserve"> </w:t>
            </w:r>
          </w:p>
        </w:tc>
      </w:tr>
      <w:tr w:rsidR="00BB600F" w:rsidTr="332CF531" w14:paraId="71260127"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4AC8D6F" w14:textId="77777777">
            <w:pPr>
              <w:spacing w:after="0" w:line="259" w:lineRule="auto"/>
              <w:ind w:left="0" w:firstLine="0"/>
              <w:jc w:val="left"/>
            </w:pPr>
            <w:r>
              <w:rPr>
                <w:sz w:val="20"/>
              </w:rPr>
              <w:t xml:space="preserve">R24.1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ABAC6C6" w14:textId="77777777">
            <w:pPr>
              <w:spacing w:after="0" w:line="259" w:lineRule="auto"/>
              <w:ind w:left="0" w:firstLine="0"/>
              <w:jc w:val="left"/>
            </w:pPr>
            <w:r>
              <w:rPr>
                <w:sz w:val="20"/>
              </w:rPr>
              <w:t xml:space="preserve">Consulta Servicio Especial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A685F89" w14:textId="77777777">
            <w:pPr>
              <w:spacing w:after="0" w:line="259" w:lineRule="auto"/>
              <w:ind w:left="0" w:firstLine="0"/>
              <w:jc w:val="left"/>
            </w:pPr>
            <w:r>
              <w:rPr>
                <w:sz w:val="20"/>
              </w:rPr>
              <w:t xml:space="preserve">Consulta los datos de un servicio especial </w:t>
            </w:r>
          </w:p>
        </w:tc>
      </w:tr>
      <w:tr w:rsidR="00BB600F" w:rsidTr="332CF531" w14:paraId="0C65A78A"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A073512" w14:textId="77777777">
            <w:pPr>
              <w:spacing w:after="0" w:line="259" w:lineRule="auto"/>
              <w:ind w:left="0" w:firstLine="0"/>
              <w:jc w:val="left"/>
            </w:pPr>
            <w:r>
              <w:rPr>
                <w:sz w:val="20"/>
              </w:rPr>
              <w:t xml:space="preserve">R25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18BCFC6" w14:textId="77777777">
            <w:pPr>
              <w:spacing w:after="0" w:line="259" w:lineRule="auto"/>
              <w:ind w:left="0" w:firstLine="0"/>
              <w:jc w:val="left"/>
            </w:pPr>
            <w:r>
              <w:rPr>
                <w:sz w:val="20"/>
              </w:rPr>
              <w:t xml:space="preserve">Consultas Facturas de Proveedores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BAECFC5" w14:textId="77777777">
            <w:pPr>
              <w:spacing w:after="0" w:line="259" w:lineRule="auto"/>
              <w:ind w:left="0" w:firstLine="0"/>
              <w:jc w:val="left"/>
            </w:pPr>
            <w:r>
              <w:rPr>
                <w:sz w:val="20"/>
              </w:rPr>
              <w:t xml:space="preserve"> </w:t>
            </w:r>
          </w:p>
        </w:tc>
      </w:tr>
      <w:tr w:rsidR="00BB600F" w:rsidTr="332CF531" w14:paraId="2B55EBAA"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2D90CFC" w14:textId="77777777">
            <w:pPr>
              <w:spacing w:after="0" w:line="259" w:lineRule="auto"/>
              <w:ind w:left="0" w:firstLine="0"/>
              <w:jc w:val="left"/>
            </w:pPr>
            <w:r>
              <w:rPr>
                <w:sz w:val="20"/>
              </w:rPr>
              <w:t xml:space="preserve">R25.1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BD3EDB2" w14:textId="77777777">
            <w:pPr>
              <w:spacing w:after="0" w:line="259" w:lineRule="auto"/>
              <w:ind w:left="0" w:firstLine="0"/>
              <w:jc w:val="left"/>
            </w:pPr>
            <w:r>
              <w:rPr>
                <w:sz w:val="20"/>
              </w:rPr>
              <w:t xml:space="preserve">Consulta Factura de Proveedor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C52B0D0" w14:textId="77777777">
            <w:pPr>
              <w:spacing w:after="0" w:line="259" w:lineRule="auto"/>
              <w:ind w:left="0" w:firstLine="0"/>
              <w:jc w:val="left"/>
            </w:pPr>
            <w:r>
              <w:rPr>
                <w:sz w:val="20"/>
              </w:rPr>
              <w:t xml:space="preserve">Consulta los datos de una factura de proveedor </w:t>
            </w:r>
          </w:p>
        </w:tc>
      </w:tr>
      <w:tr w:rsidR="00BB600F" w:rsidTr="332CF531" w14:paraId="41F0BAF8"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A3E92E8" w14:textId="77777777">
            <w:pPr>
              <w:spacing w:after="0" w:line="259" w:lineRule="auto"/>
              <w:ind w:left="0" w:firstLine="0"/>
              <w:jc w:val="left"/>
            </w:pPr>
            <w:r>
              <w:rPr>
                <w:sz w:val="20"/>
              </w:rPr>
              <w:t xml:space="preserve">R26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D967FF5" w14:textId="77777777">
            <w:pPr>
              <w:spacing w:after="0" w:line="259" w:lineRule="auto"/>
              <w:ind w:left="0" w:firstLine="0"/>
              <w:jc w:val="left"/>
            </w:pPr>
            <w:r>
              <w:rPr>
                <w:sz w:val="20"/>
              </w:rPr>
              <w:t xml:space="preserve">Consultas Pedidos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1B7C441" w14:textId="77777777">
            <w:pPr>
              <w:spacing w:after="0" w:line="259" w:lineRule="auto"/>
              <w:ind w:left="0" w:firstLine="0"/>
              <w:jc w:val="left"/>
            </w:pPr>
            <w:r>
              <w:rPr>
                <w:sz w:val="20"/>
              </w:rPr>
              <w:t xml:space="preserve"> </w:t>
            </w:r>
          </w:p>
        </w:tc>
      </w:tr>
      <w:tr w:rsidR="00BB600F" w:rsidTr="332CF531" w14:paraId="2E0CFF39"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B418F44" w14:textId="77777777">
            <w:pPr>
              <w:spacing w:after="0" w:line="259" w:lineRule="auto"/>
              <w:ind w:left="0" w:firstLine="0"/>
              <w:jc w:val="left"/>
            </w:pPr>
            <w:r>
              <w:rPr>
                <w:sz w:val="20"/>
              </w:rPr>
              <w:t xml:space="preserve">R26.1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D21EF02" w14:textId="77777777">
            <w:pPr>
              <w:spacing w:after="0" w:line="259" w:lineRule="auto"/>
              <w:ind w:left="0" w:firstLine="0"/>
              <w:jc w:val="left"/>
            </w:pPr>
            <w:r>
              <w:rPr>
                <w:sz w:val="20"/>
              </w:rPr>
              <w:t xml:space="preserve">Consulta Pedido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9DAE843" w14:textId="77777777">
            <w:pPr>
              <w:spacing w:after="0" w:line="259" w:lineRule="auto"/>
              <w:ind w:left="0" w:firstLine="0"/>
              <w:jc w:val="left"/>
            </w:pPr>
            <w:r>
              <w:rPr>
                <w:sz w:val="20"/>
              </w:rPr>
              <w:t xml:space="preserve">Consulta los datos de un pedido </w:t>
            </w:r>
          </w:p>
        </w:tc>
      </w:tr>
      <w:tr w:rsidR="00BB600F" w:rsidTr="332CF531" w14:paraId="69A31CDA"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3A7FFFA" w14:textId="77777777">
            <w:pPr>
              <w:spacing w:after="0" w:line="259" w:lineRule="auto"/>
              <w:ind w:left="0" w:firstLine="0"/>
              <w:jc w:val="left"/>
            </w:pPr>
            <w:r>
              <w:rPr>
                <w:sz w:val="20"/>
              </w:rPr>
              <w:t xml:space="preserve">R26.2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F140498" w14:textId="77777777">
            <w:pPr>
              <w:spacing w:after="0" w:line="259" w:lineRule="auto"/>
              <w:ind w:left="0" w:firstLine="0"/>
              <w:jc w:val="left"/>
            </w:pPr>
            <w:r>
              <w:rPr>
                <w:sz w:val="20"/>
              </w:rPr>
              <w:t xml:space="preserve">Consulta Albarán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E010ED6" w14:textId="77777777">
            <w:pPr>
              <w:spacing w:after="0" w:line="259" w:lineRule="auto"/>
              <w:ind w:left="0" w:firstLine="0"/>
              <w:jc w:val="left"/>
            </w:pPr>
            <w:r>
              <w:rPr>
                <w:sz w:val="20"/>
              </w:rPr>
              <w:t xml:space="preserve">Consulta los datos de un albarán </w:t>
            </w:r>
          </w:p>
        </w:tc>
      </w:tr>
      <w:tr w:rsidR="00BB600F" w:rsidTr="332CF531" w14:paraId="55DDC6A8"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196D3BA" w14:textId="77777777">
            <w:pPr>
              <w:spacing w:after="0" w:line="259" w:lineRule="auto"/>
              <w:ind w:left="0" w:firstLine="0"/>
              <w:jc w:val="left"/>
            </w:pPr>
            <w:r>
              <w:rPr>
                <w:sz w:val="20"/>
              </w:rPr>
              <w:t xml:space="preserve">R27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2455C11" w14:textId="77777777">
            <w:pPr>
              <w:spacing w:after="0" w:line="259" w:lineRule="auto"/>
              <w:ind w:left="0" w:firstLine="0"/>
              <w:jc w:val="left"/>
            </w:pPr>
            <w:r>
              <w:rPr>
                <w:sz w:val="20"/>
              </w:rPr>
              <w:t xml:space="preserve">Consultas Almacén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9E9B551" w14:textId="77777777">
            <w:pPr>
              <w:spacing w:after="0" w:line="259" w:lineRule="auto"/>
              <w:ind w:left="0" w:firstLine="0"/>
              <w:jc w:val="left"/>
            </w:pPr>
            <w:r>
              <w:rPr>
                <w:sz w:val="20"/>
              </w:rPr>
              <w:t xml:space="preserve"> </w:t>
            </w:r>
          </w:p>
        </w:tc>
      </w:tr>
      <w:tr w:rsidR="00BB600F" w:rsidTr="332CF531" w14:paraId="174C67CB"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81B10E5" w14:textId="77777777">
            <w:pPr>
              <w:spacing w:after="0" w:line="259" w:lineRule="auto"/>
              <w:ind w:left="0" w:firstLine="0"/>
              <w:jc w:val="left"/>
            </w:pPr>
            <w:r>
              <w:rPr>
                <w:sz w:val="20"/>
              </w:rPr>
              <w:t xml:space="preserve">R27.1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163F052" w14:textId="77777777">
            <w:pPr>
              <w:spacing w:after="0" w:line="259" w:lineRule="auto"/>
              <w:ind w:left="0" w:firstLine="0"/>
              <w:jc w:val="left"/>
            </w:pPr>
            <w:r>
              <w:rPr>
                <w:sz w:val="20"/>
              </w:rPr>
              <w:t xml:space="preserve">Consulta Artículo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2072612" w14:textId="77777777">
            <w:pPr>
              <w:spacing w:after="0" w:line="259" w:lineRule="auto"/>
              <w:ind w:left="0" w:firstLine="0"/>
              <w:jc w:val="left"/>
            </w:pPr>
            <w:r>
              <w:rPr>
                <w:sz w:val="20"/>
              </w:rPr>
              <w:t xml:space="preserve">Consulta de los datos de un artículo de almacén </w:t>
            </w:r>
          </w:p>
        </w:tc>
      </w:tr>
      <w:tr w:rsidR="00BB600F" w:rsidTr="332CF531" w14:paraId="1105F53E" w14:textId="77777777">
        <w:trPr>
          <w:trHeight w:val="481"/>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936A14C" w14:textId="77777777">
            <w:pPr>
              <w:spacing w:after="0" w:line="259" w:lineRule="auto"/>
              <w:ind w:left="0" w:firstLine="0"/>
              <w:jc w:val="left"/>
            </w:pPr>
            <w:r>
              <w:rPr>
                <w:sz w:val="20"/>
              </w:rPr>
              <w:t xml:space="preserve">R27.2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FD6D68B" w14:textId="77777777">
            <w:pPr>
              <w:spacing w:after="0" w:line="259" w:lineRule="auto"/>
              <w:ind w:left="0" w:firstLine="0"/>
              <w:jc w:val="left"/>
            </w:pPr>
            <w:r>
              <w:rPr>
                <w:sz w:val="20"/>
              </w:rPr>
              <w:t xml:space="preserve">Consulta Actualización Existencias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FF18EF4" w14:textId="77777777">
            <w:pPr>
              <w:spacing w:after="0" w:line="259" w:lineRule="auto"/>
              <w:ind w:left="0" w:firstLine="0"/>
              <w:jc w:val="left"/>
            </w:pPr>
            <w:r>
              <w:rPr>
                <w:sz w:val="20"/>
              </w:rPr>
              <w:t xml:space="preserve">Consulta los datos de una actualización de existencias del almacén tras un recuento manual </w:t>
            </w:r>
          </w:p>
        </w:tc>
      </w:tr>
      <w:tr w:rsidR="00BB600F" w:rsidTr="332CF531" w14:paraId="630DFEC4"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C9E13C1" w14:textId="77777777">
            <w:pPr>
              <w:spacing w:after="0" w:line="259" w:lineRule="auto"/>
              <w:ind w:left="0" w:firstLine="0"/>
              <w:jc w:val="left"/>
            </w:pPr>
            <w:r>
              <w:rPr>
                <w:sz w:val="20"/>
              </w:rPr>
              <w:t xml:space="preserve">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768B0D9" w14:textId="77777777">
            <w:pPr>
              <w:spacing w:after="0" w:line="259" w:lineRule="auto"/>
              <w:ind w:left="0" w:firstLine="0"/>
              <w:jc w:val="left"/>
            </w:pPr>
            <w:r>
              <w:rPr>
                <w:sz w:val="20"/>
              </w:rPr>
              <w:t xml:space="preserve">Informes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6555797" w14:textId="77777777">
            <w:pPr>
              <w:spacing w:after="0" w:line="259" w:lineRule="auto"/>
              <w:ind w:left="0" w:firstLine="0"/>
              <w:jc w:val="left"/>
            </w:pPr>
            <w:r>
              <w:rPr>
                <w:sz w:val="20"/>
              </w:rPr>
              <w:t xml:space="preserve"> </w:t>
            </w:r>
          </w:p>
        </w:tc>
      </w:tr>
      <w:tr w:rsidR="00BB600F" w:rsidTr="332CF531" w14:paraId="7C8D341A"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AF386E9" w14:textId="77777777">
            <w:pPr>
              <w:spacing w:after="0" w:line="259" w:lineRule="auto"/>
              <w:ind w:left="0" w:firstLine="0"/>
              <w:jc w:val="left"/>
            </w:pPr>
            <w:r>
              <w:rPr>
                <w:sz w:val="20"/>
              </w:rPr>
              <w:t xml:space="preserve">R28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B8B6D16" w14:textId="77777777">
            <w:pPr>
              <w:spacing w:after="0" w:line="259" w:lineRule="auto"/>
              <w:ind w:left="0" w:firstLine="0"/>
              <w:jc w:val="left"/>
            </w:pPr>
            <w:r>
              <w:rPr>
                <w:sz w:val="20"/>
              </w:rPr>
              <w:t xml:space="preserve">Informes Proveedores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EE4DA09" w14:textId="77777777">
            <w:pPr>
              <w:spacing w:after="0" w:line="259" w:lineRule="auto"/>
              <w:ind w:left="0" w:firstLine="0"/>
              <w:jc w:val="left"/>
            </w:pPr>
            <w:r>
              <w:rPr>
                <w:sz w:val="20"/>
              </w:rPr>
              <w:t xml:space="preserve"> </w:t>
            </w:r>
          </w:p>
        </w:tc>
      </w:tr>
      <w:tr w:rsidR="00BB600F" w:rsidTr="332CF531" w14:paraId="160BEB3D"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014C96C" w14:textId="77777777">
            <w:pPr>
              <w:spacing w:after="0" w:line="259" w:lineRule="auto"/>
              <w:ind w:left="0" w:firstLine="0"/>
              <w:jc w:val="left"/>
            </w:pPr>
            <w:r>
              <w:rPr>
                <w:sz w:val="20"/>
              </w:rPr>
              <w:t xml:space="preserve">R28.1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880175D" w14:textId="77777777">
            <w:pPr>
              <w:spacing w:after="0" w:line="259" w:lineRule="auto"/>
              <w:ind w:left="0" w:firstLine="0"/>
              <w:jc w:val="left"/>
            </w:pPr>
            <w:r>
              <w:rPr>
                <w:sz w:val="20"/>
              </w:rPr>
              <w:t xml:space="preserve">Informe Proveedores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50D3089" w14:textId="77777777">
            <w:pPr>
              <w:spacing w:after="0" w:line="259" w:lineRule="auto"/>
              <w:ind w:left="0" w:firstLine="0"/>
              <w:jc w:val="left"/>
            </w:pPr>
            <w:r>
              <w:rPr>
                <w:sz w:val="20"/>
              </w:rPr>
              <w:t xml:space="preserve">Informe con todos los proveedores en activo </w:t>
            </w:r>
          </w:p>
        </w:tc>
      </w:tr>
      <w:tr w:rsidR="00BB600F" w:rsidTr="332CF531" w14:paraId="60FC3B74"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24C3330" w14:textId="77777777">
            <w:pPr>
              <w:spacing w:after="0" w:line="259" w:lineRule="auto"/>
              <w:ind w:left="0" w:firstLine="0"/>
              <w:jc w:val="left"/>
            </w:pPr>
            <w:r>
              <w:rPr>
                <w:sz w:val="20"/>
              </w:rPr>
              <w:t xml:space="preserve">R28.2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054A2D7" w14:textId="77777777">
            <w:pPr>
              <w:spacing w:after="0" w:line="259" w:lineRule="auto"/>
              <w:ind w:left="0" w:firstLine="0"/>
              <w:jc w:val="left"/>
            </w:pPr>
            <w:r>
              <w:rPr>
                <w:sz w:val="20"/>
              </w:rPr>
              <w:t xml:space="preserve">Informe Histórico Proveedores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9F7C2E2" w14:textId="77777777">
            <w:pPr>
              <w:spacing w:after="0" w:line="259" w:lineRule="auto"/>
              <w:ind w:left="0" w:firstLine="0"/>
              <w:jc w:val="left"/>
            </w:pPr>
            <w:r>
              <w:rPr>
                <w:sz w:val="20"/>
              </w:rPr>
              <w:t xml:space="preserve">Informe del histórico de proveedores </w:t>
            </w:r>
          </w:p>
        </w:tc>
      </w:tr>
      <w:tr w:rsidR="00BB600F" w:rsidTr="332CF531" w14:paraId="5EBBE350"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781CBCC" w14:textId="77777777">
            <w:pPr>
              <w:spacing w:after="0" w:line="259" w:lineRule="auto"/>
              <w:ind w:left="0" w:firstLine="0"/>
              <w:jc w:val="left"/>
            </w:pPr>
            <w:r>
              <w:rPr>
                <w:sz w:val="20"/>
              </w:rPr>
              <w:t xml:space="preserve">R29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9743836" w14:textId="77777777">
            <w:pPr>
              <w:spacing w:after="0" w:line="259" w:lineRule="auto"/>
              <w:ind w:left="0" w:firstLine="0"/>
              <w:jc w:val="left"/>
            </w:pPr>
            <w:r>
              <w:rPr>
                <w:sz w:val="20"/>
              </w:rPr>
              <w:t xml:space="preserve">Informes de Personal de Servicio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A9D470F" w14:textId="77777777">
            <w:pPr>
              <w:spacing w:after="0" w:line="259" w:lineRule="auto"/>
              <w:ind w:left="0" w:firstLine="0"/>
              <w:jc w:val="left"/>
            </w:pPr>
            <w:r>
              <w:rPr>
                <w:sz w:val="20"/>
              </w:rPr>
              <w:t xml:space="preserve"> </w:t>
            </w:r>
          </w:p>
        </w:tc>
      </w:tr>
      <w:tr w:rsidR="00BB600F" w:rsidTr="332CF531" w14:paraId="58A88550"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90C5E3C" w14:textId="77777777">
            <w:pPr>
              <w:spacing w:after="0" w:line="259" w:lineRule="auto"/>
              <w:ind w:left="0" w:firstLine="0"/>
              <w:jc w:val="left"/>
            </w:pPr>
            <w:r>
              <w:rPr>
                <w:sz w:val="20"/>
              </w:rPr>
              <w:t xml:space="preserve">R29.1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A880C66" w14:textId="77777777">
            <w:pPr>
              <w:spacing w:after="0" w:line="259" w:lineRule="auto"/>
              <w:ind w:left="0" w:firstLine="0"/>
              <w:jc w:val="left"/>
            </w:pPr>
            <w:r>
              <w:rPr>
                <w:sz w:val="20"/>
              </w:rPr>
              <w:t xml:space="preserve">Informes Personal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0506E68" w14:textId="77777777">
            <w:pPr>
              <w:spacing w:after="0" w:line="259" w:lineRule="auto"/>
              <w:ind w:left="0" w:firstLine="0"/>
              <w:jc w:val="left"/>
            </w:pPr>
            <w:r>
              <w:rPr>
                <w:sz w:val="20"/>
              </w:rPr>
              <w:t xml:space="preserve">Informe de todo el personal en activo </w:t>
            </w:r>
          </w:p>
        </w:tc>
      </w:tr>
      <w:tr w:rsidR="00BB600F" w:rsidTr="332CF531" w14:paraId="286EBC00"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40F3FE1" w14:textId="77777777">
            <w:pPr>
              <w:spacing w:after="0" w:line="259" w:lineRule="auto"/>
              <w:ind w:left="0" w:firstLine="0"/>
              <w:jc w:val="left"/>
            </w:pPr>
            <w:r>
              <w:rPr>
                <w:sz w:val="20"/>
              </w:rPr>
              <w:t xml:space="preserve">R29.2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8127134" w14:textId="77777777">
            <w:pPr>
              <w:spacing w:after="0" w:line="259" w:lineRule="auto"/>
              <w:ind w:left="0" w:firstLine="0"/>
              <w:jc w:val="left"/>
            </w:pPr>
            <w:r>
              <w:rPr>
                <w:sz w:val="20"/>
              </w:rPr>
              <w:t xml:space="preserve">Informe Histórico de Personal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68DC942" w14:textId="77777777">
            <w:pPr>
              <w:spacing w:after="0" w:line="259" w:lineRule="auto"/>
              <w:ind w:left="0" w:firstLine="0"/>
              <w:jc w:val="left"/>
            </w:pPr>
            <w:r>
              <w:rPr>
                <w:sz w:val="20"/>
              </w:rPr>
              <w:t xml:space="preserve">Informe del histórico de Personal </w:t>
            </w:r>
          </w:p>
        </w:tc>
      </w:tr>
      <w:tr w:rsidR="00BB600F" w:rsidTr="332CF531" w14:paraId="3296E3C0"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B2F095E" w14:textId="77777777">
            <w:pPr>
              <w:spacing w:after="0" w:line="259" w:lineRule="auto"/>
              <w:ind w:left="0" w:firstLine="0"/>
              <w:jc w:val="left"/>
            </w:pPr>
            <w:r>
              <w:rPr>
                <w:sz w:val="20"/>
              </w:rPr>
              <w:t xml:space="preserve">R29.3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6872BED" w14:textId="77777777">
            <w:pPr>
              <w:spacing w:after="0" w:line="259" w:lineRule="auto"/>
              <w:ind w:left="0" w:firstLine="0"/>
              <w:jc w:val="left"/>
            </w:pPr>
            <w:r>
              <w:rPr>
                <w:sz w:val="20"/>
              </w:rPr>
              <w:t xml:space="preserve">Informe de Mesas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AACCF3B" w14:textId="77777777">
            <w:pPr>
              <w:spacing w:after="0" w:line="259" w:lineRule="auto"/>
              <w:ind w:left="0" w:firstLine="0"/>
              <w:jc w:val="left"/>
            </w:pPr>
            <w:r>
              <w:rPr>
                <w:sz w:val="20"/>
              </w:rPr>
              <w:t xml:space="preserve">Informe de las mesas servidas por un </w:t>
            </w:r>
            <w:proofErr w:type="gramStart"/>
            <w:r>
              <w:rPr>
                <w:sz w:val="20"/>
              </w:rPr>
              <w:t>Jefe</w:t>
            </w:r>
            <w:proofErr w:type="gramEnd"/>
            <w:r>
              <w:rPr>
                <w:sz w:val="20"/>
              </w:rPr>
              <w:t xml:space="preserve"> de Rango entre dos fechas dadas </w:t>
            </w:r>
          </w:p>
        </w:tc>
      </w:tr>
      <w:tr w:rsidR="00BB600F" w:rsidTr="332CF531" w14:paraId="30B6F244"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1AC0401" w14:textId="77777777">
            <w:pPr>
              <w:spacing w:after="0" w:line="259" w:lineRule="auto"/>
              <w:ind w:left="0" w:firstLine="0"/>
              <w:jc w:val="left"/>
            </w:pPr>
            <w:r>
              <w:rPr>
                <w:sz w:val="20"/>
              </w:rPr>
              <w:t xml:space="preserve">R29.4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F22909A" w14:textId="77777777">
            <w:pPr>
              <w:spacing w:after="0" w:line="259" w:lineRule="auto"/>
              <w:ind w:left="0" w:firstLine="0"/>
              <w:jc w:val="left"/>
            </w:pPr>
            <w:r>
              <w:rPr>
                <w:sz w:val="20"/>
              </w:rPr>
              <w:t xml:space="preserve">Informe de Rangos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C122F8D" w14:textId="77777777">
            <w:pPr>
              <w:spacing w:after="0" w:line="259" w:lineRule="auto"/>
              <w:ind w:left="0" w:firstLine="0"/>
              <w:jc w:val="left"/>
            </w:pPr>
            <w:r>
              <w:rPr>
                <w:sz w:val="20"/>
              </w:rPr>
              <w:t xml:space="preserve">Informe de los rangos asignados a un </w:t>
            </w:r>
            <w:proofErr w:type="gramStart"/>
            <w:r>
              <w:rPr>
                <w:sz w:val="20"/>
              </w:rPr>
              <w:t>Jefe</w:t>
            </w:r>
            <w:proofErr w:type="gramEnd"/>
            <w:r>
              <w:rPr>
                <w:sz w:val="20"/>
              </w:rPr>
              <w:t xml:space="preserve"> de Rango entre dos fechas dadas </w:t>
            </w:r>
          </w:p>
        </w:tc>
      </w:tr>
      <w:tr w:rsidR="00BB600F" w:rsidTr="332CF531" w14:paraId="3B5CDB9B"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578DD76" w14:textId="77777777">
            <w:pPr>
              <w:spacing w:after="0" w:line="259" w:lineRule="auto"/>
              <w:ind w:left="0" w:firstLine="0"/>
              <w:jc w:val="left"/>
            </w:pPr>
            <w:r>
              <w:rPr>
                <w:sz w:val="20"/>
              </w:rPr>
              <w:t xml:space="preserve">R30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8D4F200" w14:textId="77777777">
            <w:pPr>
              <w:spacing w:after="0" w:line="259" w:lineRule="auto"/>
              <w:ind w:left="0" w:firstLine="0"/>
              <w:jc w:val="left"/>
            </w:pPr>
            <w:r>
              <w:rPr>
                <w:sz w:val="20"/>
              </w:rPr>
              <w:t xml:space="preserve">Informes Datos Comedor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C54C6D6" w14:textId="77777777">
            <w:pPr>
              <w:spacing w:after="0" w:line="259" w:lineRule="auto"/>
              <w:ind w:left="0" w:firstLine="0"/>
              <w:jc w:val="left"/>
            </w:pPr>
            <w:r>
              <w:rPr>
                <w:sz w:val="20"/>
              </w:rPr>
              <w:t xml:space="preserve"> </w:t>
            </w:r>
          </w:p>
        </w:tc>
      </w:tr>
      <w:tr w:rsidR="00BB600F" w:rsidTr="332CF531" w14:paraId="1AC39B4F"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461974E" w14:textId="77777777">
            <w:pPr>
              <w:spacing w:after="0" w:line="259" w:lineRule="auto"/>
              <w:ind w:left="0" w:firstLine="0"/>
              <w:jc w:val="left"/>
            </w:pPr>
            <w:r>
              <w:rPr>
                <w:sz w:val="20"/>
              </w:rPr>
              <w:t xml:space="preserve">R30.1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EF68EE9" w14:textId="77777777">
            <w:pPr>
              <w:spacing w:after="0" w:line="259" w:lineRule="auto"/>
              <w:ind w:left="0" w:firstLine="0"/>
              <w:jc w:val="left"/>
            </w:pPr>
            <w:r>
              <w:rPr>
                <w:sz w:val="20"/>
              </w:rPr>
              <w:t xml:space="preserve">Informe Servicios Soportados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3D558FC" w14:textId="77777777">
            <w:pPr>
              <w:spacing w:after="0" w:line="259" w:lineRule="auto"/>
              <w:ind w:left="0" w:firstLine="0"/>
              <w:jc w:val="left"/>
            </w:pPr>
            <w:r>
              <w:rPr>
                <w:sz w:val="20"/>
              </w:rPr>
              <w:t xml:space="preserve">Informe de los servicios soportados por una mesa entre dos fechas dadas </w:t>
            </w:r>
          </w:p>
        </w:tc>
      </w:tr>
      <w:tr w:rsidR="00BB600F" w:rsidTr="332CF531" w14:paraId="5C9E8FAC"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D29DE6B" w14:textId="77777777">
            <w:pPr>
              <w:spacing w:after="0" w:line="259" w:lineRule="auto"/>
              <w:ind w:left="0" w:firstLine="0"/>
              <w:jc w:val="left"/>
            </w:pPr>
            <w:r>
              <w:rPr>
                <w:sz w:val="20"/>
              </w:rPr>
              <w:t xml:space="preserve">R30.2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A469BF8" w14:textId="77777777">
            <w:pPr>
              <w:spacing w:after="0" w:line="259" w:lineRule="auto"/>
              <w:ind w:left="0" w:firstLine="0"/>
              <w:jc w:val="left"/>
            </w:pPr>
            <w:r>
              <w:rPr>
                <w:sz w:val="20"/>
              </w:rPr>
              <w:t xml:space="preserve">Informe Estado Restaurante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1DA3E8D" w14:textId="77777777">
            <w:pPr>
              <w:spacing w:after="0" w:line="259" w:lineRule="auto"/>
              <w:ind w:left="0" w:firstLine="0"/>
              <w:jc w:val="left"/>
            </w:pPr>
            <w:r>
              <w:rPr>
                <w:sz w:val="20"/>
              </w:rPr>
              <w:t xml:space="preserve">Informe del estado del restaurante en lo concerniente a la distribución del número de mesas y comedores.  </w:t>
            </w:r>
          </w:p>
        </w:tc>
      </w:tr>
      <w:tr w:rsidR="00BB600F" w:rsidTr="332CF531" w14:paraId="40C5CA1F"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9FA9B6A" w14:textId="77777777">
            <w:pPr>
              <w:spacing w:after="0" w:line="259" w:lineRule="auto"/>
              <w:ind w:left="0" w:firstLine="0"/>
              <w:jc w:val="left"/>
            </w:pPr>
            <w:r>
              <w:rPr>
                <w:sz w:val="20"/>
              </w:rPr>
              <w:t xml:space="preserve">R31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E291ADC" w14:textId="77777777">
            <w:pPr>
              <w:spacing w:after="0" w:line="259" w:lineRule="auto"/>
              <w:ind w:left="0" w:firstLine="0"/>
              <w:jc w:val="left"/>
            </w:pPr>
            <w:r>
              <w:rPr>
                <w:sz w:val="20"/>
              </w:rPr>
              <w:t xml:space="preserve">Informes Reservas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9F82C3B" w14:textId="77777777">
            <w:pPr>
              <w:spacing w:after="0" w:line="259" w:lineRule="auto"/>
              <w:ind w:left="0" w:firstLine="0"/>
              <w:jc w:val="left"/>
            </w:pPr>
            <w:r>
              <w:rPr>
                <w:sz w:val="20"/>
              </w:rPr>
              <w:t xml:space="preserve"> </w:t>
            </w:r>
          </w:p>
        </w:tc>
      </w:tr>
      <w:tr w:rsidR="00BB600F" w:rsidTr="332CF531" w14:paraId="5E1793A6"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EE7D64F" w14:textId="77777777">
            <w:pPr>
              <w:spacing w:after="0" w:line="259" w:lineRule="auto"/>
              <w:ind w:left="0" w:firstLine="0"/>
              <w:jc w:val="left"/>
            </w:pPr>
            <w:r>
              <w:rPr>
                <w:sz w:val="20"/>
              </w:rPr>
              <w:t xml:space="preserve">R31.1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F1586BE" w14:textId="77777777">
            <w:pPr>
              <w:spacing w:after="0" w:line="259" w:lineRule="auto"/>
              <w:ind w:left="0" w:firstLine="0"/>
              <w:jc w:val="left"/>
            </w:pPr>
            <w:r>
              <w:rPr>
                <w:sz w:val="20"/>
              </w:rPr>
              <w:t xml:space="preserve">Informe Reservas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7DEEC2F" w14:textId="77777777">
            <w:pPr>
              <w:spacing w:after="0" w:line="259" w:lineRule="auto"/>
              <w:ind w:left="0" w:firstLine="0"/>
              <w:jc w:val="left"/>
            </w:pPr>
            <w:r>
              <w:rPr>
                <w:sz w:val="20"/>
              </w:rPr>
              <w:t xml:space="preserve">Informe de reservas efectuadas entre dos fechas dadas </w:t>
            </w:r>
          </w:p>
        </w:tc>
      </w:tr>
      <w:tr w:rsidR="00BB600F" w:rsidTr="332CF531" w14:paraId="6067EB6C"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9883992" w14:textId="77777777">
            <w:pPr>
              <w:spacing w:after="0" w:line="259" w:lineRule="auto"/>
              <w:ind w:left="0" w:firstLine="0"/>
              <w:jc w:val="left"/>
            </w:pPr>
            <w:r>
              <w:rPr>
                <w:sz w:val="20"/>
              </w:rPr>
              <w:t xml:space="preserve">R32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A156FF5" w14:textId="77777777">
            <w:pPr>
              <w:spacing w:after="0" w:line="259" w:lineRule="auto"/>
              <w:ind w:left="0" w:firstLine="0"/>
              <w:jc w:val="left"/>
            </w:pPr>
            <w:r>
              <w:rPr>
                <w:sz w:val="20"/>
              </w:rPr>
              <w:t xml:space="preserve">Informes Platos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374BC47" w14:textId="77777777">
            <w:pPr>
              <w:spacing w:after="0" w:line="259" w:lineRule="auto"/>
              <w:ind w:left="0" w:firstLine="0"/>
              <w:jc w:val="left"/>
            </w:pPr>
            <w:r>
              <w:rPr>
                <w:sz w:val="20"/>
              </w:rPr>
              <w:t xml:space="preserve"> </w:t>
            </w:r>
          </w:p>
        </w:tc>
      </w:tr>
      <w:tr w:rsidR="00BB600F" w:rsidTr="332CF531" w14:paraId="006425C8"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DBF835A" w14:textId="77777777">
            <w:pPr>
              <w:spacing w:after="0" w:line="259" w:lineRule="auto"/>
              <w:ind w:left="0" w:firstLine="0"/>
              <w:jc w:val="left"/>
            </w:pPr>
            <w:r>
              <w:rPr>
                <w:sz w:val="20"/>
              </w:rPr>
              <w:t xml:space="preserve">R32.1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71EC381" w14:textId="77777777">
            <w:pPr>
              <w:spacing w:after="0" w:line="259" w:lineRule="auto"/>
              <w:ind w:left="0" w:firstLine="0"/>
              <w:jc w:val="left"/>
            </w:pPr>
            <w:r>
              <w:rPr>
                <w:sz w:val="20"/>
              </w:rPr>
              <w:t xml:space="preserve">Informe Platos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23EDAFE" w14:textId="77777777">
            <w:pPr>
              <w:spacing w:after="0" w:line="259" w:lineRule="auto"/>
              <w:ind w:left="0" w:firstLine="0"/>
              <w:jc w:val="left"/>
            </w:pPr>
            <w:r>
              <w:rPr>
                <w:sz w:val="20"/>
              </w:rPr>
              <w:t xml:space="preserve">Informe de los platos servidos por el restaurante en la actualidad </w:t>
            </w:r>
          </w:p>
        </w:tc>
      </w:tr>
      <w:tr w:rsidR="00BB600F" w:rsidTr="332CF531" w14:paraId="5CB35B24"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D0A2587" w14:textId="77777777">
            <w:pPr>
              <w:spacing w:after="0" w:line="259" w:lineRule="auto"/>
              <w:ind w:left="0" w:firstLine="0"/>
              <w:jc w:val="left"/>
            </w:pPr>
            <w:r>
              <w:rPr>
                <w:sz w:val="20"/>
              </w:rPr>
              <w:lastRenderedPageBreak/>
              <w:t xml:space="preserve">R32.2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94E648B" w14:textId="77777777">
            <w:pPr>
              <w:spacing w:after="0" w:line="259" w:lineRule="auto"/>
              <w:ind w:left="0" w:firstLine="0"/>
              <w:jc w:val="left"/>
            </w:pPr>
            <w:r>
              <w:rPr>
                <w:sz w:val="20"/>
              </w:rPr>
              <w:t xml:space="preserve">Informe Histórico de Platos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F73E8B6" w14:textId="77777777">
            <w:pPr>
              <w:spacing w:after="0" w:line="259" w:lineRule="auto"/>
              <w:ind w:left="0" w:firstLine="0"/>
            </w:pPr>
            <w:r>
              <w:rPr>
                <w:sz w:val="20"/>
              </w:rPr>
              <w:t xml:space="preserve">Informe de los platos servidos por el restaurante anteriormente </w:t>
            </w:r>
          </w:p>
        </w:tc>
      </w:tr>
      <w:tr w:rsidR="00BB600F" w:rsidTr="332CF531" w14:paraId="014FE4A0"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7BC69CA" w14:textId="77777777">
            <w:pPr>
              <w:spacing w:after="0" w:line="259" w:lineRule="auto"/>
              <w:ind w:left="0" w:firstLine="0"/>
              <w:jc w:val="left"/>
            </w:pPr>
            <w:r>
              <w:rPr>
                <w:sz w:val="20"/>
              </w:rPr>
              <w:t xml:space="preserve">R32.3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23351EF" w14:textId="77777777">
            <w:pPr>
              <w:spacing w:after="0" w:line="259" w:lineRule="auto"/>
              <w:ind w:left="0" w:firstLine="0"/>
              <w:jc w:val="left"/>
            </w:pPr>
            <w:r>
              <w:rPr>
                <w:sz w:val="20"/>
              </w:rPr>
              <w:t xml:space="preserve">Informe Platos Servidos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5DB18B6" w14:textId="77777777">
            <w:pPr>
              <w:spacing w:after="0" w:line="259" w:lineRule="auto"/>
              <w:ind w:left="0" w:firstLine="0"/>
              <w:jc w:val="left"/>
            </w:pPr>
            <w:r>
              <w:rPr>
                <w:sz w:val="20"/>
              </w:rPr>
              <w:t xml:space="preserve">Informe del número de platos vendidos entre dos fechas dadas </w:t>
            </w:r>
          </w:p>
        </w:tc>
      </w:tr>
      <w:tr w:rsidR="00BB600F" w:rsidTr="332CF531" w14:paraId="25700A2A"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1026DD1" w14:textId="77777777">
            <w:pPr>
              <w:spacing w:after="0" w:line="259" w:lineRule="auto"/>
              <w:ind w:left="0" w:firstLine="0"/>
              <w:jc w:val="left"/>
            </w:pPr>
            <w:r>
              <w:rPr>
                <w:sz w:val="20"/>
              </w:rPr>
              <w:t xml:space="preserve">R33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53BE4C4" w14:textId="77777777">
            <w:pPr>
              <w:spacing w:after="0" w:line="259" w:lineRule="auto"/>
              <w:ind w:left="0" w:firstLine="0"/>
              <w:jc w:val="left"/>
            </w:pPr>
            <w:r>
              <w:rPr>
                <w:sz w:val="20"/>
              </w:rPr>
              <w:t xml:space="preserve">Informes Menús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5C3D931" w14:textId="77777777">
            <w:pPr>
              <w:spacing w:after="0" w:line="259" w:lineRule="auto"/>
              <w:ind w:left="0" w:firstLine="0"/>
              <w:jc w:val="left"/>
            </w:pPr>
            <w:r>
              <w:rPr>
                <w:sz w:val="20"/>
              </w:rPr>
              <w:t xml:space="preserve"> </w:t>
            </w:r>
          </w:p>
        </w:tc>
      </w:tr>
      <w:tr w:rsidR="00BB600F" w:rsidTr="332CF531" w14:paraId="017D40EF"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642AD2C" w14:textId="77777777">
            <w:pPr>
              <w:spacing w:after="0" w:line="259" w:lineRule="auto"/>
              <w:ind w:left="0" w:firstLine="0"/>
              <w:jc w:val="left"/>
            </w:pPr>
            <w:r>
              <w:rPr>
                <w:sz w:val="20"/>
              </w:rPr>
              <w:t xml:space="preserve">R33.1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6FA4880" w14:textId="77777777">
            <w:pPr>
              <w:spacing w:after="0" w:line="259" w:lineRule="auto"/>
              <w:ind w:left="0" w:firstLine="0"/>
              <w:jc w:val="left"/>
            </w:pPr>
            <w:r>
              <w:rPr>
                <w:sz w:val="20"/>
              </w:rPr>
              <w:t xml:space="preserve">Informe Menús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ABC3655" w14:textId="77777777">
            <w:pPr>
              <w:spacing w:after="0" w:line="259" w:lineRule="auto"/>
              <w:ind w:left="0" w:firstLine="0"/>
              <w:jc w:val="left"/>
            </w:pPr>
            <w:r>
              <w:rPr>
                <w:sz w:val="20"/>
              </w:rPr>
              <w:t xml:space="preserve">Informe de los menús servidos por el restaurante en la actualidad </w:t>
            </w:r>
          </w:p>
        </w:tc>
      </w:tr>
      <w:tr w:rsidR="00BB600F" w:rsidTr="332CF531" w14:paraId="24E34E47"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D30D370" w14:textId="77777777">
            <w:pPr>
              <w:spacing w:after="0" w:line="259" w:lineRule="auto"/>
              <w:ind w:left="0" w:firstLine="0"/>
              <w:jc w:val="left"/>
            </w:pPr>
            <w:r>
              <w:rPr>
                <w:sz w:val="20"/>
              </w:rPr>
              <w:t xml:space="preserve">R33.2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52C3586" w14:textId="77777777">
            <w:pPr>
              <w:spacing w:after="0" w:line="259" w:lineRule="auto"/>
              <w:ind w:left="0" w:firstLine="0"/>
              <w:jc w:val="left"/>
            </w:pPr>
            <w:r>
              <w:rPr>
                <w:sz w:val="20"/>
              </w:rPr>
              <w:t xml:space="preserve">Informe Histórico de Menús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C0E1FB5" w14:textId="77777777">
            <w:pPr>
              <w:spacing w:after="0" w:line="259" w:lineRule="auto"/>
              <w:ind w:left="0" w:right="28" w:firstLine="0"/>
              <w:jc w:val="left"/>
            </w:pPr>
            <w:r>
              <w:rPr>
                <w:sz w:val="20"/>
              </w:rPr>
              <w:t xml:space="preserve">Informe de los menús servidos por el restaurante anteriormente </w:t>
            </w:r>
          </w:p>
        </w:tc>
      </w:tr>
      <w:tr w:rsidR="00BB600F" w:rsidTr="332CF531" w14:paraId="668079DF"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F3EC65F" w14:textId="77777777">
            <w:pPr>
              <w:spacing w:after="0" w:line="259" w:lineRule="auto"/>
              <w:ind w:left="0" w:firstLine="0"/>
              <w:jc w:val="left"/>
            </w:pPr>
            <w:r>
              <w:rPr>
                <w:sz w:val="20"/>
              </w:rPr>
              <w:t xml:space="preserve">R33.3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64CF669" w14:textId="77777777">
            <w:pPr>
              <w:spacing w:after="0" w:line="259" w:lineRule="auto"/>
              <w:ind w:left="0" w:firstLine="0"/>
              <w:jc w:val="left"/>
            </w:pPr>
            <w:r>
              <w:rPr>
                <w:sz w:val="20"/>
              </w:rPr>
              <w:t xml:space="preserve">Informe Menús Servidos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1961A6C" w14:textId="77777777">
            <w:pPr>
              <w:spacing w:after="0" w:line="259" w:lineRule="auto"/>
              <w:ind w:left="0" w:firstLine="0"/>
            </w:pPr>
            <w:r>
              <w:rPr>
                <w:sz w:val="20"/>
              </w:rPr>
              <w:t xml:space="preserve">Informe del número de menús vendidos entre dos fechas dadas </w:t>
            </w:r>
          </w:p>
        </w:tc>
      </w:tr>
      <w:tr w:rsidR="00BB600F" w:rsidTr="332CF531" w14:paraId="4A8FF84E"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9D05BA4" w14:textId="77777777">
            <w:pPr>
              <w:spacing w:after="0" w:line="259" w:lineRule="auto"/>
              <w:ind w:left="0" w:firstLine="0"/>
              <w:jc w:val="left"/>
            </w:pPr>
            <w:r>
              <w:rPr>
                <w:sz w:val="20"/>
              </w:rPr>
              <w:t xml:space="preserve">R34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958978A" w14:textId="77777777">
            <w:pPr>
              <w:spacing w:after="0" w:line="259" w:lineRule="auto"/>
              <w:ind w:left="0" w:firstLine="0"/>
              <w:jc w:val="left"/>
            </w:pPr>
            <w:r>
              <w:rPr>
                <w:sz w:val="20"/>
              </w:rPr>
              <w:t xml:space="preserve">Informes Cartas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6BA77BA" w14:textId="77777777">
            <w:pPr>
              <w:spacing w:after="0" w:line="259" w:lineRule="auto"/>
              <w:ind w:left="0" w:firstLine="0"/>
              <w:jc w:val="left"/>
            </w:pPr>
            <w:r>
              <w:rPr>
                <w:sz w:val="20"/>
              </w:rPr>
              <w:t xml:space="preserve"> </w:t>
            </w:r>
          </w:p>
        </w:tc>
      </w:tr>
      <w:tr w:rsidR="00BB600F" w:rsidTr="332CF531" w14:paraId="5D7CD69B"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035AB18" w14:textId="77777777">
            <w:pPr>
              <w:spacing w:after="0" w:line="259" w:lineRule="auto"/>
              <w:ind w:left="0" w:firstLine="0"/>
              <w:jc w:val="left"/>
            </w:pPr>
            <w:r>
              <w:rPr>
                <w:sz w:val="20"/>
              </w:rPr>
              <w:t xml:space="preserve">R34.1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5F17AA0" w14:textId="77777777">
            <w:pPr>
              <w:spacing w:after="0" w:line="259" w:lineRule="auto"/>
              <w:ind w:left="0" w:firstLine="0"/>
              <w:jc w:val="left"/>
            </w:pPr>
            <w:r>
              <w:rPr>
                <w:sz w:val="20"/>
              </w:rPr>
              <w:t xml:space="preserve">Informe Cartas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BFA5432" w14:textId="77777777">
            <w:pPr>
              <w:spacing w:after="0" w:line="259" w:lineRule="auto"/>
              <w:ind w:left="0" w:firstLine="0"/>
              <w:jc w:val="left"/>
            </w:pPr>
            <w:r>
              <w:rPr>
                <w:sz w:val="20"/>
              </w:rPr>
              <w:t xml:space="preserve">Informe de las cartas servidas por el restaurante en la actualidad </w:t>
            </w:r>
          </w:p>
        </w:tc>
      </w:tr>
      <w:tr w:rsidR="00BB600F" w:rsidTr="332CF531" w14:paraId="6B2BBFF2"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941ED59" w14:textId="77777777">
            <w:pPr>
              <w:spacing w:after="0" w:line="259" w:lineRule="auto"/>
              <w:ind w:left="0" w:firstLine="0"/>
              <w:jc w:val="left"/>
            </w:pPr>
            <w:r>
              <w:rPr>
                <w:sz w:val="20"/>
              </w:rPr>
              <w:t xml:space="preserve">R34.2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13B3E89" w14:textId="77777777">
            <w:pPr>
              <w:spacing w:after="0" w:line="259" w:lineRule="auto"/>
              <w:ind w:left="0" w:firstLine="0"/>
              <w:jc w:val="left"/>
            </w:pPr>
            <w:r>
              <w:rPr>
                <w:sz w:val="20"/>
              </w:rPr>
              <w:t xml:space="preserve">Informe Histórico de Cartas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8DAC106" w14:textId="77777777">
            <w:pPr>
              <w:spacing w:after="0" w:line="259" w:lineRule="auto"/>
              <w:ind w:left="0" w:firstLine="0"/>
              <w:jc w:val="left"/>
            </w:pPr>
            <w:r>
              <w:rPr>
                <w:sz w:val="20"/>
              </w:rPr>
              <w:t xml:space="preserve">Informe de las cartas servidas por el restaurante anteriormente </w:t>
            </w:r>
          </w:p>
        </w:tc>
      </w:tr>
      <w:tr w:rsidR="00BB600F" w:rsidTr="332CF531" w14:paraId="30F72B64"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86F8CAC" w14:textId="77777777">
            <w:pPr>
              <w:spacing w:after="0" w:line="259" w:lineRule="auto"/>
              <w:ind w:left="0" w:firstLine="0"/>
              <w:jc w:val="left"/>
            </w:pPr>
            <w:r>
              <w:rPr>
                <w:sz w:val="20"/>
              </w:rPr>
              <w:t xml:space="preserve">R34.3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A74495F" w14:textId="77777777">
            <w:pPr>
              <w:spacing w:after="0" w:line="259" w:lineRule="auto"/>
              <w:ind w:left="0" w:firstLine="0"/>
              <w:jc w:val="left"/>
            </w:pPr>
            <w:r>
              <w:rPr>
                <w:sz w:val="20"/>
              </w:rPr>
              <w:t xml:space="preserve">Informe Cartas Servidas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A2FA5C5" w14:textId="77777777">
            <w:pPr>
              <w:spacing w:after="0" w:line="259" w:lineRule="auto"/>
              <w:ind w:left="0" w:firstLine="0"/>
              <w:jc w:val="left"/>
            </w:pPr>
            <w:r>
              <w:rPr>
                <w:sz w:val="20"/>
              </w:rPr>
              <w:t xml:space="preserve">Informe del número de cartas vendidas entre dos fechas dadas </w:t>
            </w:r>
          </w:p>
        </w:tc>
      </w:tr>
      <w:tr w:rsidR="00BB600F" w:rsidTr="332CF531" w14:paraId="52373352"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5487758" w14:textId="77777777">
            <w:pPr>
              <w:spacing w:after="0" w:line="259" w:lineRule="auto"/>
              <w:ind w:left="0" w:firstLine="0"/>
              <w:jc w:val="left"/>
            </w:pPr>
            <w:r>
              <w:rPr>
                <w:sz w:val="20"/>
              </w:rPr>
              <w:t xml:space="preserve">R35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817208C" w14:textId="77777777">
            <w:pPr>
              <w:spacing w:after="0" w:line="259" w:lineRule="auto"/>
              <w:ind w:left="0" w:firstLine="0"/>
              <w:jc w:val="left"/>
            </w:pPr>
            <w:r>
              <w:rPr>
                <w:sz w:val="20"/>
              </w:rPr>
              <w:t xml:space="preserve">Informes Bloques de Platos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A484977" w14:textId="77777777">
            <w:pPr>
              <w:spacing w:after="0" w:line="259" w:lineRule="auto"/>
              <w:ind w:left="0" w:firstLine="0"/>
              <w:jc w:val="left"/>
            </w:pPr>
            <w:r>
              <w:rPr>
                <w:sz w:val="20"/>
              </w:rPr>
              <w:t xml:space="preserve"> </w:t>
            </w:r>
          </w:p>
        </w:tc>
      </w:tr>
      <w:tr w:rsidR="00BB600F" w:rsidTr="332CF531" w14:paraId="6E50A5B3"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AB8A981" w14:textId="77777777">
            <w:pPr>
              <w:spacing w:after="0" w:line="259" w:lineRule="auto"/>
              <w:ind w:left="0" w:firstLine="0"/>
              <w:jc w:val="left"/>
            </w:pPr>
            <w:r>
              <w:rPr>
                <w:sz w:val="20"/>
              </w:rPr>
              <w:t xml:space="preserve">R35.1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94B961B" w14:textId="77777777">
            <w:pPr>
              <w:spacing w:after="0" w:line="259" w:lineRule="auto"/>
              <w:ind w:left="0" w:firstLine="0"/>
              <w:jc w:val="left"/>
            </w:pPr>
            <w:r>
              <w:rPr>
                <w:sz w:val="20"/>
              </w:rPr>
              <w:t xml:space="preserve">Informe Bloques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3CA2DED" w14:textId="77777777">
            <w:pPr>
              <w:spacing w:after="0" w:line="259" w:lineRule="auto"/>
              <w:ind w:left="0" w:firstLine="0"/>
              <w:jc w:val="left"/>
            </w:pPr>
            <w:r>
              <w:rPr>
                <w:sz w:val="20"/>
              </w:rPr>
              <w:t>Informe de los bloques en los que s</w:t>
            </w:r>
            <w:r>
              <w:rPr>
                <w:sz w:val="20"/>
              </w:rPr>
              <w:t xml:space="preserve">e organizan los platos en la actualidad </w:t>
            </w:r>
          </w:p>
        </w:tc>
      </w:tr>
      <w:tr w:rsidR="00BB600F" w:rsidTr="332CF531" w14:paraId="0B52B9C5"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6F1C49B" w14:textId="77777777">
            <w:pPr>
              <w:spacing w:after="0" w:line="259" w:lineRule="auto"/>
              <w:ind w:left="0" w:firstLine="0"/>
              <w:jc w:val="left"/>
            </w:pPr>
            <w:r>
              <w:rPr>
                <w:sz w:val="20"/>
              </w:rPr>
              <w:t xml:space="preserve">R36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4103C76" w14:textId="77777777">
            <w:pPr>
              <w:spacing w:after="0" w:line="259" w:lineRule="auto"/>
              <w:ind w:left="0" w:firstLine="0"/>
              <w:jc w:val="left"/>
            </w:pPr>
            <w:r>
              <w:rPr>
                <w:sz w:val="20"/>
              </w:rPr>
              <w:t xml:space="preserve">Informes Comandas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DEC3FA7" w14:textId="77777777">
            <w:pPr>
              <w:spacing w:after="0" w:line="259" w:lineRule="auto"/>
              <w:ind w:left="0" w:firstLine="0"/>
              <w:jc w:val="left"/>
            </w:pPr>
            <w:r>
              <w:rPr>
                <w:sz w:val="20"/>
              </w:rPr>
              <w:t xml:space="preserve"> </w:t>
            </w:r>
          </w:p>
        </w:tc>
      </w:tr>
      <w:tr w:rsidR="00BB600F" w:rsidTr="332CF531" w14:paraId="2F24BBBC"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FAD74B5" w14:textId="77777777">
            <w:pPr>
              <w:spacing w:after="0" w:line="259" w:lineRule="auto"/>
              <w:ind w:left="0" w:firstLine="0"/>
              <w:jc w:val="left"/>
            </w:pPr>
            <w:r>
              <w:rPr>
                <w:sz w:val="20"/>
              </w:rPr>
              <w:t xml:space="preserve">R36.1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C634229" w14:textId="77777777">
            <w:pPr>
              <w:spacing w:after="0" w:line="259" w:lineRule="auto"/>
              <w:ind w:left="0" w:firstLine="0"/>
              <w:jc w:val="left"/>
            </w:pPr>
            <w:r>
              <w:rPr>
                <w:sz w:val="20"/>
              </w:rPr>
              <w:t xml:space="preserve">Informe Comandas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6EDE2DB" w14:textId="77777777">
            <w:pPr>
              <w:spacing w:after="0" w:line="259" w:lineRule="auto"/>
              <w:ind w:left="0" w:firstLine="0"/>
              <w:jc w:val="left"/>
            </w:pPr>
            <w:r>
              <w:rPr>
                <w:sz w:val="20"/>
              </w:rPr>
              <w:t xml:space="preserve">Informe de las comandas servidas entre dos fechas dadas </w:t>
            </w:r>
          </w:p>
        </w:tc>
      </w:tr>
      <w:tr w:rsidR="00BB600F" w:rsidTr="332CF531" w14:paraId="0178FA60"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F42DC69" w14:textId="77777777">
            <w:pPr>
              <w:spacing w:after="0" w:line="259" w:lineRule="auto"/>
              <w:ind w:left="0" w:firstLine="0"/>
              <w:jc w:val="left"/>
            </w:pPr>
            <w:r>
              <w:rPr>
                <w:sz w:val="20"/>
              </w:rPr>
              <w:t xml:space="preserve">R37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30E7C11" w14:textId="77777777">
            <w:pPr>
              <w:spacing w:after="0" w:line="259" w:lineRule="auto"/>
              <w:ind w:left="0" w:firstLine="0"/>
              <w:jc w:val="left"/>
            </w:pPr>
            <w:r>
              <w:rPr>
                <w:sz w:val="20"/>
              </w:rPr>
              <w:t xml:space="preserve">Informes Facturas de Clientes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DBA5C6F" w14:textId="77777777">
            <w:pPr>
              <w:spacing w:after="0" w:line="259" w:lineRule="auto"/>
              <w:ind w:left="0" w:firstLine="0"/>
              <w:jc w:val="left"/>
            </w:pPr>
            <w:r>
              <w:rPr>
                <w:sz w:val="20"/>
              </w:rPr>
              <w:t xml:space="preserve"> </w:t>
            </w:r>
          </w:p>
        </w:tc>
      </w:tr>
      <w:tr w:rsidR="00BB600F" w:rsidTr="332CF531" w14:paraId="501869EA"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929E582" w14:textId="77777777">
            <w:pPr>
              <w:spacing w:after="0" w:line="259" w:lineRule="auto"/>
              <w:ind w:left="0" w:firstLine="0"/>
              <w:jc w:val="left"/>
            </w:pPr>
            <w:r>
              <w:rPr>
                <w:sz w:val="20"/>
              </w:rPr>
              <w:t xml:space="preserve">R37.1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7565B48" w14:textId="77777777">
            <w:pPr>
              <w:spacing w:after="0" w:line="259" w:lineRule="auto"/>
              <w:ind w:left="0" w:firstLine="0"/>
              <w:jc w:val="left"/>
            </w:pPr>
            <w:r>
              <w:rPr>
                <w:sz w:val="20"/>
              </w:rPr>
              <w:t xml:space="preserve">Informe Facturación Clientes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6F8C132" w14:textId="77777777">
            <w:pPr>
              <w:spacing w:after="0" w:line="259" w:lineRule="auto"/>
              <w:ind w:left="0" w:firstLine="0"/>
              <w:jc w:val="left"/>
            </w:pPr>
            <w:r>
              <w:rPr>
                <w:sz w:val="20"/>
              </w:rPr>
              <w:t xml:space="preserve">Informe de las facturas emitidas a todos los clientes entre dos fechas dadas </w:t>
            </w:r>
          </w:p>
        </w:tc>
      </w:tr>
      <w:tr w:rsidR="00BB600F" w:rsidTr="332CF531" w14:paraId="3F02B8E7"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3A40C2D" w14:textId="77777777">
            <w:pPr>
              <w:spacing w:after="0" w:line="259" w:lineRule="auto"/>
              <w:ind w:left="0" w:firstLine="0"/>
              <w:jc w:val="left"/>
            </w:pPr>
            <w:r>
              <w:rPr>
                <w:sz w:val="20"/>
              </w:rPr>
              <w:t xml:space="preserve">R37.2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773EFD7" w14:textId="77777777">
            <w:pPr>
              <w:spacing w:after="0" w:line="259" w:lineRule="auto"/>
              <w:ind w:left="0" w:firstLine="0"/>
              <w:jc w:val="left"/>
            </w:pPr>
            <w:r>
              <w:rPr>
                <w:sz w:val="20"/>
              </w:rPr>
              <w:t xml:space="preserve">Informe Facturas Clientes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5C4EE9D" w14:textId="77777777">
            <w:pPr>
              <w:spacing w:after="0" w:line="259" w:lineRule="auto"/>
              <w:ind w:left="0" w:firstLine="0"/>
              <w:jc w:val="left"/>
            </w:pPr>
            <w:r>
              <w:rPr>
                <w:sz w:val="20"/>
              </w:rPr>
              <w:t xml:space="preserve">Informe de todas las facturas emitidas a un mismo cliente entre dos fechas dadas </w:t>
            </w:r>
          </w:p>
        </w:tc>
      </w:tr>
      <w:tr w:rsidR="00BB600F" w:rsidTr="332CF531" w14:paraId="26C957FA"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67C54C6" w14:textId="77777777">
            <w:pPr>
              <w:spacing w:after="0" w:line="259" w:lineRule="auto"/>
              <w:ind w:left="0" w:firstLine="0"/>
              <w:jc w:val="left"/>
            </w:pPr>
            <w:r>
              <w:rPr>
                <w:sz w:val="20"/>
              </w:rPr>
              <w:t xml:space="preserve">R38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ACD2E7C" w14:textId="77777777">
            <w:pPr>
              <w:spacing w:after="0" w:line="259" w:lineRule="auto"/>
              <w:ind w:left="0" w:firstLine="0"/>
              <w:jc w:val="left"/>
            </w:pPr>
            <w:r>
              <w:rPr>
                <w:sz w:val="20"/>
              </w:rPr>
              <w:t xml:space="preserve">Informes Servicios Especiales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C7D1CDE" w14:textId="77777777">
            <w:pPr>
              <w:spacing w:after="0" w:line="259" w:lineRule="auto"/>
              <w:ind w:left="0" w:firstLine="0"/>
              <w:jc w:val="left"/>
            </w:pPr>
            <w:r>
              <w:rPr>
                <w:sz w:val="20"/>
              </w:rPr>
              <w:t xml:space="preserve"> </w:t>
            </w:r>
          </w:p>
        </w:tc>
      </w:tr>
      <w:tr w:rsidR="00BB600F" w:rsidTr="332CF531" w14:paraId="36D9D82B"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540D7CE" w14:textId="77777777">
            <w:pPr>
              <w:spacing w:after="0" w:line="259" w:lineRule="auto"/>
              <w:ind w:left="0" w:firstLine="0"/>
              <w:jc w:val="left"/>
            </w:pPr>
            <w:r>
              <w:rPr>
                <w:sz w:val="20"/>
              </w:rPr>
              <w:t xml:space="preserve">R38.1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3A3C656" w14:textId="77777777">
            <w:pPr>
              <w:spacing w:after="0" w:line="259" w:lineRule="auto"/>
              <w:ind w:left="0" w:firstLine="0"/>
              <w:jc w:val="left"/>
            </w:pPr>
            <w:r>
              <w:rPr>
                <w:sz w:val="20"/>
              </w:rPr>
              <w:t xml:space="preserve">Informe Servicios Especiales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CFCBC89" w14:textId="77777777">
            <w:pPr>
              <w:spacing w:after="0" w:line="259" w:lineRule="auto"/>
              <w:ind w:left="0" w:firstLine="0"/>
            </w:pPr>
            <w:r>
              <w:rPr>
                <w:sz w:val="20"/>
              </w:rPr>
              <w:t xml:space="preserve">Informe de los servicios especiales realizados entre dos fechas dadas </w:t>
            </w:r>
          </w:p>
        </w:tc>
      </w:tr>
      <w:tr w:rsidR="00BB600F" w:rsidTr="332CF531" w14:paraId="568EF8D9"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E46C1F6" w14:textId="77777777">
            <w:pPr>
              <w:spacing w:after="0" w:line="259" w:lineRule="auto"/>
              <w:ind w:left="0" w:firstLine="0"/>
              <w:jc w:val="left"/>
            </w:pPr>
            <w:r>
              <w:rPr>
                <w:sz w:val="20"/>
              </w:rPr>
              <w:t xml:space="preserve">R39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B8BDA20" w14:textId="77777777">
            <w:pPr>
              <w:spacing w:after="0" w:line="259" w:lineRule="auto"/>
              <w:ind w:left="0" w:firstLine="0"/>
              <w:jc w:val="left"/>
            </w:pPr>
            <w:r>
              <w:rPr>
                <w:sz w:val="20"/>
              </w:rPr>
              <w:t xml:space="preserve">Informes Facturación de Proveedores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F3BDCB6" w14:textId="77777777">
            <w:pPr>
              <w:spacing w:after="0" w:line="259" w:lineRule="auto"/>
              <w:ind w:left="0" w:firstLine="0"/>
              <w:jc w:val="left"/>
            </w:pPr>
            <w:r>
              <w:rPr>
                <w:sz w:val="20"/>
              </w:rPr>
              <w:t xml:space="preserve"> </w:t>
            </w:r>
          </w:p>
        </w:tc>
      </w:tr>
      <w:tr w:rsidR="00BB600F" w:rsidTr="332CF531" w14:paraId="2FD61DA0"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5ED88A7" w14:textId="77777777">
            <w:pPr>
              <w:spacing w:after="0" w:line="259" w:lineRule="auto"/>
              <w:ind w:left="0" w:firstLine="0"/>
              <w:jc w:val="left"/>
            </w:pPr>
            <w:r>
              <w:rPr>
                <w:sz w:val="20"/>
              </w:rPr>
              <w:t xml:space="preserve">R39.1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4A0571E" w14:textId="77777777">
            <w:pPr>
              <w:spacing w:after="0" w:line="259" w:lineRule="auto"/>
              <w:ind w:left="0" w:firstLine="0"/>
              <w:jc w:val="left"/>
            </w:pPr>
            <w:r>
              <w:rPr>
                <w:sz w:val="20"/>
              </w:rPr>
              <w:t xml:space="preserve">Informe Facturas Proveedores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63AFBAE" w14:textId="77777777">
            <w:pPr>
              <w:spacing w:after="0" w:line="259" w:lineRule="auto"/>
              <w:ind w:left="0" w:right="22" w:firstLine="0"/>
              <w:jc w:val="left"/>
            </w:pPr>
            <w:r>
              <w:rPr>
                <w:sz w:val="20"/>
              </w:rPr>
              <w:t xml:space="preserve">Informe de las facturas emitidas a proveedores entre dos fechas dadas </w:t>
            </w:r>
          </w:p>
        </w:tc>
      </w:tr>
      <w:tr w:rsidR="00BB600F" w:rsidTr="332CF531" w14:paraId="1EBC1B10"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43B4DAE" w14:textId="77777777">
            <w:pPr>
              <w:spacing w:after="0" w:line="259" w:lineRule="auto"/>
              <w:ind w:left="0" w:firstLine="0"/>
              <w:jc w:val="left"/>
            </w:pPr>
            <w:r>
              <w:rPr>
                <w:sz w:val="20"/>
              </w:rPr>
              <w:t xml:space="preserve">R39.2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21FDBC9" w14:textId="77777777">
            <w:pPr>
              <w:spacing w:after="0" w:line="259" w:lineRule="auto"/>
              <w:ind w:left="0" w:firstLine="0"/>
              <w:jc w:val="left"/>
            </w:pPr>
            <w:r>
              <w:rPr>
                <w:sz w:val="20"/>
              </w:rPr>
              <w:t xml:space="preserve">Informe Facturas Proveedor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B3F841E" w14:textId="77777777">
            <w:pPr>
              <w:spacing w:after="0" w:line="259" w:lineRule="auto"/>
              <w:ind w:left="0" w:firstLine="0"/>
              <w:jc w:val="left"/>
            </w:pPr>
            <w:r>
              <w:rPr>
                <w:sz w:val="20"/>
              </w:rPr>
              <w:t xml:space="preserve">Informe de todas las facturas emitidas a un mismo proveedor entre dos fechas dadas </w:t>
            </w:r>
          </w:p>
        </w:tc>
      </w:tr>
      <w:tr w:rsidR="00BB600F" w:rsidTr="332CF531" w14:paraId="7E813A5A"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166F614" w14:textId="77777777">
            <w:pPr>
              <w:spacing w:after="0" w:line="259" w:lineRule="auto"/>
              <w:ind w:left="0" w:firstLine="0"/>
              <w:jc w:val="left"/>
            </w:pPr>
            <w:r>
              <w:rPr>
                <w:sz w:val="20"/>
              </w:rPr>
              <w:t xml:space="preserve">R40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5FB18C2" w14:textId="77777777">
            <w:pPr>
              <w:spacing w:after="0" w:line="259" w:lineRule="auto"/>
              <w:ind w:left="0" w:firstLine="0"/>
              <w:jc w:val="left"/>
            </w:pPr>
            <w:r>
              <w:rPr>
                <w:sz w:val="20"/>
              </w:rPr>
              <w:t xml:space="preserve">Informes Pedidos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CF1ACDC" w14:textId="77777777">
            <w:pPr>
              <w:spacing w:after="0" w:line="259" w:lineRule="auto"/>
              <w:ind w:left="0" w:firstLine="0"/>
              <w:jc w:val="left"/>
            </w:pPr>
            <w:r>
              <w:rPr>
                <w:sz w:val="20"/>
              </w:rPr>
              <w:t xml:space="preserve"> </w:t>
            </w:r>
          </w:p>
        </w:tc>
      </w:tr>
      <w:tr w:rsidR="00BB600F" w:rsidTr="332CF531" w14:paraId="099AC539"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EA88502" w14:textId="77777777">
            <w:pPr>
              <w:spacing w:after="0" w:line="259" w:lineRule="auto"/>
              <w:ind w:left="0" w:firstLine="0"/>
              <w:jc w:val="left"/>
            </w:pPr>
            <w:r>
              <w:rPr>
                <w:sz w:val="20"/>
              </w:rPr>
              <w:t xml:space="preserve">R40.1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203705F" w14:textId="77777777">
            <w:pPr>
              <w:spacing w:after="0" w:line="259" w:lineRule="auto"/>
              <w:ind w:left="0" w:firstLine="0"/>
              <w:jc w:val="left"/>
            </w:pPr>
            <w:r>
              <w:rPr>
                <w:sz w:val="20"/>
              </w:rPr>
              <w:t xml:space="preserve">Informe Pedidos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8FAD3C3" w14:textId="77777777">
            <w:pPr>
              <w:spacing w:after="0" w:line="259" w:lineRule="auto"/>
              <w:ind w:left="0" w:firstLine="0"/>
              <w:jc w:val="left"/>
            </w:pPr>
            <w:r>
              <w:rPr>
                <w:sz w:val="20"/>
              </w:rPr>
              <w:t xml:space="preserve">Informe de los pedidos realizados entre dos fechas dadas </w:t>
            </w:r>
          </w:p>
        </w:tc>
      </w:tr>
      <w:tr w:rsidR="00BB600F" w:rsidTr="332CF531" w14:paraId="11DC7695"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18CC5F8" w14:textId="77777777">
            <w:pPr>
              <w:spacing w:after="0" w:line="259" w:lineRule="auto"/>
              <w:ind w:left="0" w:firstLine="0"/>
              <w:jc w:val="left"/>
            </w:pPr>
            <w:r>
              <w:rPr>
                <w:sz w:val="20"/>
              </w:rPr>
              <w:t xml:space="preserve">R40.2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0937FA7" w14:textId="77777777">
            <w:pPr>
              <w:spacing w:after="0" w:line="259" w:lineRule="auto"/>
              <w:ind w:left="0" w:firstLine="0"/>
              <w:jc w:val="left"/>
            </w:pPr>
            <w:r>
              <w:rPr>
                <w:sz w:val="20"/>
              </w:rPr>
              <w:t xml:space="preserve">Informe Pedidos Proveedor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5950B3A" w14:textId="77777777">
            <w:pPr>
              <w:spacing w:after="0" w:line="259" w:lineRule="auto"/>
              <w:ind w:left="0" w:firstLine="0"/>
              <w:jc w:val="left"/>
            </w:pPr>
            <w:r>
              <w:rPr>
                <w:sz w:val="20"/>
              </w:rPr>
              <w:t xml:space="preserve">Informe de los pedidos realizados entre dos fechas dadas a un proveedor concreto </w:t>
            </w:r>
          </w:p>
        </w:tc>
      </w:tr>
      <w:tr w:rsidR="00BB600F" w:rsidTr="332CF531" w14:paraId="4C6497DE"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51BDE2AF" w14:textId="77777777">
            <w:pPr>
              <w:spacing w:after="0" w:line="259" w:lineRule="auto"/>
              <w:ind w:left="0" w:firstLine="0"/>
              <w:jc w:val="left"/>
            </w:pPr>
            <w:r>
              <w:rPr>
                <w:sz w:val="20"/>
              </w:rPr>
              <w:t xml:space="preserve">R40.3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CAE2205" w14:textId="77777777">
            <w:pPr>
              <w:spacing w:after="0" w:line="259" w:lineRule="auto"/>
              <w:ind w:left="0" w:firstLine="0"/>
              <w:jc w:val="left"/>
            </w:pPr>
            <w:r>
              <w:rPr>
                <w:sz w:val="20"/>
              </w:rPr>
              <w:t xml:space="preserve">Informe Albaranes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F5C20D6" w14:textId="77777777">
            <w:pPr>
              <w:spacing w:after="0" w:line="259" w:lineRule="auto"/>
              <w:ind w:left="0" w:firstLine="0"/>
              <w:jc w:val="left"/>
            </w:pPr>
            <w:r>
              <w:rPr>
                <w:sz w:val="20"/>
              </w:rPr>
              <w:t xml:space="preserve">Informe de los albaranes recibidos entre dos fechas dadas </w:t>
            </w:r>
          </w:p>
        </w:tc>
      </w:tr>
      <w:tr w:rsidR="00BB600F" w:rsidTr="332CF531" w14:paraId="66BD2EDB" w14:textId="77777777">
        <w:trPr>
          <w:trHeight w:val="481"/>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A230F97" w14:textId="77777777">
            <w:pPr>
              <w:spacing w:after="0" w:line="259" w:lineRule="auto"/>
              <w:ind w:left="0" w:firstLine="0"/>
              <w:jc w:val="left"/>
            </w:pPr>
            <w:r>
              <w:rPr>
                <w:sz w:val="20"/>
              </w:rPr>
              <w:t xml:space="preserve">R40.4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3E19FBEE" w14:textId="77777777">
            <w:pPr>
              <w:spacing w:after="0" w:line="259" w:lineRule="auto"/>
              <w:ind w:left="0" w:firstLine="0"/>
              <w:jc w:val="left"/>
            </w:pPr>
            <w:r>
              <w:rPr>
                <w:sz w:val="20"/>
              </w:rPr>
              <w:t xml:space="preserve">Informe Albaranes Proveedor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5E2BEC5" w14:textId="77777777">
            <w:pPr>
              <w:spacing w:after="0" w:line="259" w:lineRule="auto"/>
              <w:ind w:left="0" w:firstLine="0"/>
              <w:jc w:val="left"/>
            </w:pPr>
            <w:r>
              <w:rPr>
                <w:sz w:val="20"/>
              </w:rPr>
              <w:t xml:space="preserve">Informe de los albaranes recibidos entre dos fechas dadas de un proveedor en concreto </w:t>
            </w:r>
          </w:p>
        </w:tc>
      </w:tr>
      <w:tr w:rsidR="00BB600F" w:rsidTr="332CF531" w14:paraId="7C5C930D"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2BB769B" w14:textId="77777777">
            <w:pPr>
              <w:spacing w:after="0" w:line="259" w:lineRule="auto"/>
              <w:ind w:left="0" w:firstLine="0"/>
              <w:jc w:val="left"/>
            </w:pPr>
            <w:r>
              <w:rPr>
                <w:sz w:val="20"/>
              </w:rPr>
              <w:t xml:space="preserve">R40.5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CC1D320" w14:textId="77777777">
            <w:pPr>
              <w:spacing w:after="0" w:line="259" w:lineRule="auto"/>
              <w:ind w:left="0" w:firstLine="0"/>
              <w:jc w:val="left"/>
            </w:pPr>
            <w:r>
              <w:rPr>
                <w:sz w:val="20"/>
              </w:rPr>
              <w:t xml:space="preserve">Informe Albaranes Proveedor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62CD6305" w14:textId="77777777">
            <w:pPr>
              <w:spacing w:after="0" w:line="259" w:lineRule="auto"/>
              <w:ind w:left="0" w:firstLine="0"/>
              <w:jc w:val="left"/>
            </w:pPr>
            <w:r>
              <w:rPr>
                <w:sz w:val="20"/>
              </w:rPr>
              <w:t>Informe de los albaranes recibidos e</w:t>
            </w:r>
            <w:r>
              <w:rPr>
                <w:sz w:val="20"/>
              </w:rPr>
              <w:t xml:space="preserve">ntre dos fechas dadas de un proveedor en concreto </w:t>
            </w:r>
          </w:p>
        </w:tc>
      </w:tr>
      <w:tr w:rsidR="00BB600F" w:rsidTr="332CF531" w14:paraId="3FC1BF72"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6824A92" w14:textId="77777777">
            <w:pPr>
              <w:spacing w:after="0" w:line="259" w:lineRule="auto"/>
              <w:ind w:left="0" w:firstLine="0"/>
              <w:jc w:val="left"/>
            </w:pPr>
            <w:r>
              <w:rPr>
                <w:sz w:val="20"/>
              </w:rPr>
              <w:t xml:space="preserve">R41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F73656E" w14:textId="77777777">
            <w:pPr>
              <w:spacing w:after="0" w:line="259" w:lineRule="auto"/>
              <w:ind w:left="0" w:firstLine="0"/>
              <w:jc w:val="left"/>
            </w:pPr>
            <w:r>
              <w:rPr>
                <w:sz w:val="20"/>
              </w:rPr>
              <w:t xml:space="preserve">Informes Almacén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1907151D" w14:textId="77777777">
            <w:pPr>
              <w:spacing w:after="0" w:line="259" w:lineRule="auto"/>
              <w:ind w:left="0" w:firstLine="0"/>
              <w:jc w:val="left"/>
            </w:pPr>
            <w:r>
              <w:rPr>
                <w:sz w:val="20"/>
              </w:rPr>
              <w:t xml:space="preserve"> </w:t>
            </w:r>
          </w:p>
        </w:tc>
      </w:tr>
      <w:tr w:rsidR="00BB600F" w:rsidTr="332CF531" w14:paraId="627DB811" w14:textId="77777777">
        <w:trPr>
          <w:trHeight w:val="245"/>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6DA3DF4" w14:textId="77777777">
            <w:pPr>
              <w:spacing w:after="0" w:line="259" w:lineRule="auto"/>
              <w:ind w:left="0" w:firstLine="0"/>
              <w:jc w:val="left"/>
            </w:pPr>
            <w:r>
              <w:rPr>
                <w:sz w:val="20"/>
              </w:rPr>
              <w:t xml:space="preserve">R41.1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D875C54" w14:textId="77777777">
            <w:pPr>
              <w:spacing w:after="0" w:line="259" w:lineRule="auto"/>
              <w:ind w:left="0" w:firstLine="0"/>
              <w:jc w:val="left"/>
            </w:pPr>
            <w:r>
              <w:rPr>
                <w:sz w:val="20"/>
              </w:rPr>
              <w:t xml:space="preserve">Informe Artículos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4CEE068A" w14:textId="77777777">
            <w:pPr>
              <w:spacing w:after="0" w:line="259" w:lineRule="auto"/>
              <w:ind w:left="0" w:firstLine="0"/>
              <w:jc w:val="left"/>
            </w:pPr>
            <w:r>
              <w:rPr>
                <w:sz w:val="20"/>
              </w:rPr>
              <w:t xml:space="preserve">Informe de las existencias actuales del almacén </w:t>
            </w:r>
          </w:p>
        </w:tc>
      </w:tr>
      <w:tr w:rsidR="00BB600F" w:rsidTr="332CF531" w14:paraId="6A649C50" w14:textId="77777777">
        <w:trPr>
          <w:trHeight w:val="480"/>
        </w:trPr>
        <w:tc>
          <w:tcPr>
            <w:tcW w:w="9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0C0B5F83" w14:textId="77777777">
            <w:pPr>
              <w:spacing w:after="0" w:line="259" w:lineRule="auto"/>
              <w:ind w:left="0" w:firstLine="0"/>
              <w:jc w:val="left"/>
            </w:pPr>
            <w:r>
              <w:rPr>
                <w:sz w:val="20"/>
              </w:rPr>
              <w:t xml:space="preserve">R41.2 </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2B5BD751" w14:textId="77777777">
            <w:pPr>
              <w:spacing w:after="0" w:line="259" w:lineRule="auto"/>
              <w:ind w:left="0" w:firstLine="0"/>
              <w:jc w:val="left"/>
            </w:pPr>
            <w:r>
              <w:rPr>
                <w:sz w:val="20"/>
              </w:rPr>
              <w:t xml:space="preserve">Informe Actualización Existencias </w:t>
            </w:r>
          </w:p>
        </w:tc>
        <w:tc>
          <w:tcPr>
            <w:tcW w:w="51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BB600F" w:rsidRDefault="001C0305" w14:paraId="7D601723" w14:textId="77777777">
            <w:pPr>
              <w:spacing w:after="0" w:line="259" w:lineRule="auto"/>
              <w:ind w:left="0" w:firstLine="0"/>
              <w:jc w:val="left"/>
            </w:pPr>
            <w:r>
              <w:rPr>
                <w:sz w:val="20"/>
              </w:rPr>
              <w:t xml:space="preserve">Informe de las actualizaciones de existencias realizadas por el personal entre dos fechas dadas </w:t>
            </w:r>
          </w:p>
        </w:tc>
      </w:tr>
    </w:tbl>
    <w:p w:rsidR="00BB600F" w:rsidRDefault="001C0305" w14:paraId="30CD99FB" w14:textId="77777777">
      <w:pPr>
        <w:spacing w:after="125" w:line="259" w:lineRule="auto"/>
        <w:ind w:left="0" w:firstLine="0"/>
        <w:jc w:val="left"/>
      </w:pPr>
      <w:r>
        <w:t xml:space="preserve"> </w:t>
      </w:r>
    </w:p>
    <w:p w:rsidR="00BB600F" w:rsidRDefault="001C0305" w14:paraId="5A9901C2" w14:textId="77777777">
      <w:pPr>
        <w:spacing w:after="0" w:line="259" w:lineRule="auto"/>
        <w:ind w:left="-5"/>
        <w:jc w:val="left"/>
      </w:pPr>
      <w:commentRangeStart w:id="112"/>
      <w:r>
        <w:rPr>
          <w:rFonts w:ascii="Arial" w:hAnsi="Arial" w:eastAsia="Arial" w:cs="Arial"/>
          <w:b/>
          <w:i/>
          <w:sz w:val="24"/>
        </w:rPr>
        <w:t xml:space="preserve">Prioridades </w:t>
      </w:r>
      <w:commentRangeEnd w:id="112"/>
      <w:r w:rsidR="004F16B6">
        <w:rPr>
          <w:rStyle w:val="Refdecomentario"/>
        </w:rPr>
        <w:commentReference w:id="112"/>
      </w:r>
    </w:p>
    <w:tbl>
      <w:tblPr>
        <w:tblStyle w:val="TableGrid"/>
        <w:tblW w:w="6308" w:type="dxa"/>
        <w:tblInd w:w="-70" w:type="dxa"/>
        <w:tblCellMar>
          <w:top w:w="15" w:type="dxa"/>
          <w:left w:w="70" w:type="dxa"/>
          <w:right w:w="70" w:type="dxa"/>
        </w:tblCellMar>
        <w:tblLook w:val="04A0" w:firstRow="1" w:lastRow="0" w:firstColumn="1" w:lastColumn="0" w:noHBand="0" w:noVBand="1"/>
      </w:tblPr>
      <w:tblGrid>
        <w:gridCol w:w="922"/>
        <w:gridCol w:w="4111"/>
        <w:gridCol w:w="1275"/>
      </w:tblGrid>
      <w:tr w:rsidR="00BB600F" w14:paraId="32CA480C"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AE54592" w14:textId="77777777">
            <w:pPr>
              <w:spacing w:after="0" w:line="259" w:lineRule="auto"/>
              <w:ind w:left="0" w:firstLine="0"/>
              <w:jc w:val="left"/>
            </w:pPr>
            <w:r>
              <w:rPr>
                <w:sz w:val="20"/>
              </w:rPr>
              <w:t xml:space="preserve">ID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8AAC091" w14:textId="77777777">
            <w:pPr>
              <w:spacing w:after="0" w:line="259" w:lineRule="auto"/>
              <w:ind w:left="0" w:firstLine="0"/>
              <w:jc w:val="left"/>
            </w:pPr>
            <w:r>
              <w:rPr>
                <w:sz w:val="20"/>
              </w:rPr>
              <w:t xml:space="preserve">NOMBRE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19AA3BF1" w14:textId="77777777">
            <w:pPr>
              <w:spacing w:after="0" w:line="259" w:lineRule="auto"/>
              <w:ind w:left="0" w:firstLine="0"/>
            </w:pPr>
            <w:r>
              <w:rPr>
                <w:sz w:val="20"/>
              </w:rPr>
              <w:t xml:space="preserve">PRIORIDAD </w:t>
            </w:r>
          </w:p>
        </w:tc>
      </w:tr>
      <w:tr w:rsidR="00BB600F" w14:paraId="68CF69E5"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53AB061" w14:textId="77777777">
            <w:pPr>
              <w:spacing w:after="0" w:line="259" w:lineRule="auto"/>
              <w:ind w:left="0" w:firstLine="0"/>
              <w:jc w:val="left"/>
            </w:pPr>
            <w:r>
              <w:rPr>
                <w:sz w:val="20"/>
              </w:rPr>
              <w:t xml:space="preserve">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78D3FAD" w14:textId="77777777">
            <w:pPr>
              <w:spacing w:after="0" w:line="259" w:lineRule="auto"/>
              <w:ind w:left="0" w:firstLine="0"/>
              <w:jc w:val="left"/>
            </w:pPr>
            <w:r>
              <w:rPr>
                <w:sz w:val="20"/>
              </w:rPr>
              <w:t xml:space="preserve">Actualización de datos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0D0796F" w14:textId="77777777">
            <w:pPr>
              <w:spacing w:after="0" w:line="259" w:lineRule="auto"/>
              <w:ind w:left="0" w:firstLine="0"/>
              <w:jc w:val="left"/>
            </w:pPr>
            <w:r>
              <w:rPr>
                <w:sz w:val="20"/>
              </w:rPr>
              <w:t xml:space="preserve"> </w:t>
            </w:r>
          </w:p>
        </w:tc>
      </w:tr>
      <w:tr w:rsidR="00BB600F" w14:paraId="4F85FD32"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81E5679" w14:textId="77777777">
            <w:pPr>
              <w:spacing w:after="0" w:line="259" w:lineRule="auto"/>
              <w:ind w:left="0" w:firstLine="0"/>
              <w:jc w:val="left"/>
            </w:pPr>
            <w:r>
              <w:rPr>
                <w:sz w:val="20"/>
              </w:rPr>
              <w:t xml:space="preserve">R1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EE84975" w14:textId="77777777">
            <w:pPr>
              <w:spacing w:after="0" w:line="259" w:lineRule="auto"/>
              <w:ind w:left="0" w:firstLine="0"/>
              <w:jc w:val="left"/>
            </w:pPr>
            <w:r>
              <w:rPr>
                <w:sz w:val="20"/>
              </w:rPr>
              <w:t xml:space="preserve">Mantenimiento de datos de Proveedores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7056DDC0" w14:textId="77777777">
            <w:pPr>
              <w:spacing w:after="0" w:line="259" w:lineRule="auto"/>
              <w:ind w:left="0" w:firstLine="0"/>
              <w:jc w:val="left"/>
            </w:pPr>
            <w:r>
              <w:rPr>
                <w:sz w:val="20"/>
              </w:rPr>
              <w:t xml:space="preserve"> </w:t>
            </w:r>
          </w:p>
        </w:tc>
      </w:tr>
      <w:tr w:rsidR="00BB600F" w14:paraId="18FBEDDB"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24F371C" w14:textId="77777777">
            <w:pPr>
              <w:spacing w:after="0" w:line="259" w:lineRule="auto"/>
              <w:ind w:left="0" w:firstLine="0"/>
              <w:jc w:val="left"/>
            </w:pPr>
            <w:r>
              <w:rPr>
                <w:sz w:val="20"/>
              </w:rPr>
              <w:t xml:space="preserve">R1.1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1402261C" w14:textId="77777777">
            <w:pPr>
              <w:spacing w:after="0" w:line="259" w:lineRule="auto"/>
              <w:ind w:left="0" w:firstLine="0"/>
              <w:jc w:val="left"/>
            </w:pPr>
            <w:r>
              <w:rPr>
                <w:sz w:val="20"/>
              </w:rPr>
              <w:t xml:space="preserve">Alta Proveedor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17CBA18" w14:textId="77777777">
            <w:pPr>
              <w:spacing w:after="0" w:line="259" w:lineRule="auto"/>
              <w:ind w:left="0" w:firstLine="0"/>
              <w:jc w:val="left"/>
            </w:pPr>
            <w:r>
              <w:rPr>
                <w:sz w:val="20"/>
              </w:rPr>
              <w:t xml:space="preserve">5 </w:t>
            </w:r>
          </w:p>
        </w:tc>
      </w:tr>
      <w:tr w:rsidR="00BB600F" w14:paraId="54EAA7A3"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3E0BACF" w14:textId="77777777">
            <w:pPr>
              <w:spacing w:after="0" w:line="259" w:lineRule="auto"/>
              <w:ind w:left="0" w:firstLine="0"/>
              <w:jc w:val="left"/>
            </w:pPr>
            <w:r>
              <w:rPr>
                <w:sz w:val="20"/>
              </w:rPr>
              <w:t xml:space="preserve">R1.2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2F6B5F48" w14:textId="77777777">
            <w:pPr>
              <w:spacing w:after="0" w:line="259" w:lineRule="auto"/>
              <w:ind w:left="0" w:firstLine="0"/>
              <w:jc w:val="left"/>
            </w:pPr>
            <w:r>
              <w:rPr>
                <w:sz w:val="20"/>
              </w:rPr>
              <w:t xml:space="preserve">Baja Proveedor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5331CF4" w14:textId="77777777">
            <w:pPr>
              <w:spacing w:after="0" w:line="259" w:lineRule="auto"/>
              <w:ind w:left="0" w:firstLine="0"/>
              <w:jc w:val="left"/>
            </w:pPr>
            <w:r>
              <w:rPr>
                <w:sz w:val="20"/>
              </w:rPr>
              <w:t xml:space="preserve">5 </w:t>
            </w:r>
          </w:p>
        </w:tc>
      </w:tr>
      <w:tr w:rsidR="00BB600F" w14:paraId="59254D9D"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92E00BD" w14:textId="77777777">
            <w:pPr>
              <w:spacing w:after="0" w:line="259" w:lineRule="auto"/>
              <w:ind w:left="0" w:firstLine="0"/>
              <w:jc w:val="left"/>
            </w:pPr>
            <w:r>
              <w:rPr>
                <w:sz w:val="20"/>
              </w:rPr>
              <w:t xml:space="preserve">R1.3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4DF3B6A" w14:textId="77777777">
            <w:pPr>
              <w:spacing w:after="0" w:line="259" w:lineRule="auto"/>
              <w:ind w:left="0" w:firstLine="0"/>
              <w:jc w:val="left"/>
            </w:pPr>
            <w:r>
              <w:rPr>
                <w:sz w:val="20"/>
              </w:rPr>
              <w:t xml:space="preserve">Modificación Proveedor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2F70271" w14:textId="77777777">
            <w:pPr>
              <w:spacing w:after="0" w:line="259" w:lineRule="auto"/>
              <w:ind w:left="0" w:firstLine="0"/>
              <w:jc w:val="left"/>
            </w:pPr>
            <w:r>
              <w:rPr>
                <w:sz w:val="20"/>
              </w:rPr>
              <w:t xml:space="preserve">5 </w:t>
            </w:r>
          </w:p>
        </w:tc>
      </w:tr>
      <w:tr w:rsidR="00BB600F" w14:paraId="03D8BBEC"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71F7275" w14:textId="77777777">
            <w:pPr>
              <w:spacing w:after="0" w:line="259" w:lineRule="auto"/>
              <w:ind w:left="0" w:firstLine="0"/>
              <w:jc w:val="left"/>
            </w:pPr>
            <w:r>
              <w:rPr>
                <w:sz w:val="20"/>
              </w:rPr>
              <w:lastRenderedPageBreak/>
              <w:t xml:space="preserve">R2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C76A4A1" w14:textId="77777777">
            <w:pPr>
              <w:spacing w:after="0" w:line="259" w:lineRule="auto"/>
              <w:ind w:left="0" w:firstLine="0"/>
              <w:jc w:val="left"/>
            </w:pPr>
            <w:r>
              <w:rPr>
                <w:sz w:val="20"/>
              </w:rPr>
              <w:t xml:space="preserve">Mantenimiento de datos de Personal de Servicio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E96A22F" w14:textId="77777777">
            <w:pPr>
              <w:spacing w:after="0" w:line="259" w:lineRule="auto"/>
              <w:ind w:left="0" w:firstLine="0"/>
              <w:jc w:val="left"/>
            </w:pPr>
            <w:r>
              <w:rPr>
                <w:sz w:val="20"/>
              </w:rPr>
              <w:t xml:space="preserve"> </w:t>
            </w:r>
          </w:p>
        </w:tc>
      </w:tr>
      <w:tr w:rsidR="00BB600F" w14:paraId="3236AAFA"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CADEDDB" w14:textId="77777777">
            <w:pPr>
              <w:spacing w:after="0" w:line="259" w:lineRule="auto"/>
              <w:ind w:left="0" w:firstLine="0"/>
              <w:jc w:val="left"/>
            </w:pPr>
            <w:r>
              <w:rPr>
                <w:sz w:val="20"/>
              </w:rPr>
              <w:t xml:space="preserve">R2.1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278AA8FA" w14:textId="77777777">
            <w:pPr>
              <w:spacing w:after="0" w:line="259" w:lineRule="auto"/>
              <w:ind w:left="0" w:firstLine="0"/>
              <w:jc w:val="left"/>
            </w:pPr>
            <w:r>
              <w:rPr>
                <w:sz w:val="20"/>
              </w:rPr>
              <w:t xml:space="preserve">Alta Personal de Servicio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D813E10" w14:textId="77777777">
            <w:pPr>
              <w:spacing w:after="0" w:line="259" w:lineRule="auto"/>
              <w:ind w:left="0" w:firstLine="0"/>
              <w:jc w:val="left"/>
            </w:pPr>
            <w:r>
              <w:rPr>
                <w:sz w:val="20"/>
              </w:rPr>
              <w:t xml:space="preserve">5 </w:t>
            </w:r>
          </w:p>
        </w:tc>
      </w:tr>
      <w:tr w:rsidR="00BB600F" w14:paraId="21493D8C"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64A1760" w14:textId="77777777">
            <w:pPr>
              <w:spacing w:after="0" w:line="259" w:lineRule="auto"/>
              <w:ind w:left="0" w:firstLine="0"/>
              <w:jc w:val="left"/>
            </w:pPr>
            <w:r>
              <w:rPr>
                <w:sz w:val="20"/>
              </w:rPr>
              <w:t xml:space="preserve">R2.2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136FC6EC" w14:textId="77777777">
            <w:pPr>
              <w:spacing w:after="0" w:line="259" w:lineRule="auto"/>
              <w:ind w:left="0" w:firstLine="0"/>
              <w:jc w:val="left"/>
            </w:pPr>
            <w:r>
              <w:rPr>
                <w:sz w:val="20"/>
              </w:rPr>
              <w:t xml:space="preserve">Baja Personal de Servicio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22F07C1" w14:textId="77777777">
            <w:pPr>
              <w:spacing w:after="0" w:line="259" w:lineRule="auto"/>
              <w:ind w:left="0" w:firstLine="0"/>
              <w:jc w:val="left"/>
            </w:pPr>
            <w:r>
              <w:rPr>
                <w:sz w:val="20"/>
              </w:rPr>
              <w:t xml:space="preserve">5 </w:t>
            </w:r>
          </w:p>
        </w:tc>
      </w:tr>
      <w:tr w:rsidR="00BB600F" w14:paraId="1087AD56"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1CAF3D0" w14:textId="77777777">
            <w:pPr>
              <w:spacing w:after="0" w:line="259" w:lineRule="auto"/>
              <w:ind w:left="0" w:firstLine="0"/>
              <w:jc w:val="left"/>
            </w:pPr>
            <w:r>
              <w:rPr>
                <w:sz w:val="20"/>
              </w:rPr>
              <w:t xml:space="preserve">R2.3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1F81EC5" w14:textId="77777777">
            <w:pPr>
              <w:spacing w:after="0" w:line="259" w:lineRule="auto"/>
              <w:ind w:left="0" w:firstLine="0"/>
              <w:jc w:val="left"/>
            </w:pPr>
            <w:r>
              <w:rPr>
                <w:sz w:val="20"/>
              </w:rPr>
              <w:t xml:space="preserve">Modificación Personal de Servicio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16C14BDA" w14:textId="77777777">
            <w:pPr>
              <w:spacing w:after="0" w:line="259" w:lineRule="auto"/>
              <w:ind w:left="0" w:firstLine="0"/>
              <w:jc w:val="left"/>
            </w:pPr>
            <w:r>
              <w:rPr>
                <w:sz w:val="20"/>
              </w:rPr>
              <w:t xml:space="preserve">5 </w:t>
            </w:r>
          </w:p>
        </w:tc>
      </w:tr>
      <w:tr w:rsidR="00BB600F" w14:paraId="444C1051"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0116621" w14:textId="77777777">
            <w:pPr>
              <w:spacing w:after="0" w:line="259" w:lineRule="auto"/>
              <w:ind w:left="0" w:firstLine="0"/>
              <w:jc w:val="left"/>
            </w:pPr>
            <w:r>
              <w:rPr>
                <w:sz w:val="20"/>
              </w:rPr>
              <w:t xml:space="preserve">R3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687C811" w14:textId="77777777">
            <w:pPr>
              <w:spacing w:after="0" w:line="259" w:lineRule="auto"/>
              <w:ind w:left="0" w:firstLine="0"/>
              <w:jc w:val="left"/>
            </w:pPr>
            <w:r>
              <w:rPr>
                <w:sz w:val="20"/>
              </w:rPr>
              <w:t xml:space="preserve">Mantenimiento de datos de los Comedores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2132A56" w14:textId="77777777">
            <w:pPr>
              <w:spacing w:after="0" w:line="259" w:lineRule="auto"/>
              <w:ind w:left="0" w:firstLine="0"/>
              <w:jc w:val="left"/>
            </w:pPr>
            <w:r>
              <w:rPr>
                <w:sz w:val="20"/>
              </w:rPr>
              <w:t xml:space="preserve"> </w:t>
            </w:r>
          </w:p>
        </w:tc>
      </w:tr>
      <w:tr w:rsidR="00BB600F" w14:paraId="4FA280B6"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51ABC8F" w14:textId="77777777">
            <w:pPr>
              <w:spacing w:after="0" w:line="259" w:lineRule="auto"/>
              <w:ind w:left="0" w:firstLine="0"/>
              <w:jc w:val="left"/>
            </w:pPr>
            <w:r>
              <w:rPr>
                <w:sz w:val="20"/>
              </w:rPr>
              <w:t xml:space="preserve">R3.1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DC07837" w14:textId="77777777">
            <w:pPr>
              <w:spacing w:after="0" w:line="259" w:lineRule="auto"/>
              <w:ind w:left="0" w:firstLine="0"/>
              <w:jc w:val="left"/>
            </w:pPr>
            <w:r>
              <w:rPr>
                <w:sz w:val="20"/>
              </w:rPr>
              <w:t xml:space="preserve">Alta Mesa Comedor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BD0ADA6" w14:textId="77777777">
            <w:pPr>
              <w:spacing w:after="0" w:line="259" w:lineRule="auto"/>
              <w:ind w:left="0" w:firstLine="0"/>
              <w:jc w:val="left"/>
            </w:pPr>
            <w:r>
              <w:rPr>
                <w:sz w:val="20"/>
              </w:rPr>
              <w:t xml:space="preserve">5 </w:t>
            </w:r>
          </w:p>
        </w:tc>
      </w:tr>
      <w:tr w:rsidR="00BB600F" w14:paraId="1DD35E49"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830A3EE" w14:textId="77777777">
            <w:pPr>
              <w:spacing w:after="0" w:line="259" w:lineRule="auto"/>
              <w:ind w:left="0" w:firstLine="0"/>
              <w:jc w:val="left"/>
            </w:pPr>
            <w:r>
              <w:rPr>
                <w:sz w:val="20"/>
              </w:rPr>
              <w:t xml:space="preserve">R3.2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6D0DA4D2" w14:textId="77777777">
            <w:pPr>
              <w:spacing w:after="0" w:line="259" w:lineRule="auto"/>
              <w:ind w:left="0" w:firstLine="0"/>
              <w:jc w:val="left"/>
            </w:pPr>
            <w:r>
              <w:rPr>
                <w:sz w:val="20"/>
              </w:rPr>
              <w:t xml:space="preserve">Baja Mesa Comedor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F78F171" w14:textId="77777777">
            <w:pPr>
              <w:spacing w:after="0" w:line="259" w:lineRule="auto"/>
              <w:ind w:left="0" w:firstLine="0"/>
              <w:jc w:val="left"/>
            </w:pPr>
            <w:r>
              <w:rPr>
                <w:sz w:val="20"/>
              </w:rPr>
              <w:t xml:space="preserve">5 </w:t>
            </w:r>
          </w:p>
        </w:tc>
      </w:tr>
      <w:tr w:rsidR="00BB600F" w14:paraId="764A632A"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0D4CF04" w14:textId="77777777">
            <w:pPr>
              <w:spacing w:after="0" w:line="259" w:lineRule="auto"/>
              <w:ind w:left="0" w:firstLine="0"/>
              <w:jc w:val="left"/>
            </w:pPr>
            <w:r>
              <w:rPr>
                <w:sz w:val="20"/>
              </w:rPr>
              <w:t xml:space="preserve">R3.3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F16A4A6" w14:textId="77777777">
            <w:pPr>
              <w:spacing w:after="0" w:line="259" w:lineRule="auto"/>
              <w:ind w:left="0" w:firstLine="0"/>
              <w:jc w:val="left"/>
            </w:pPr>
            <w:r>
              <w:rPr>
                <w:sz w:val="20"/>
              </w:rPr>
              <w:t xml:space="preserve">Modificación Mesa Comedor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72B71FC3" w14:textId="77777777">
            <w:pPr>
              <w:spacing w:after="0" w:line="259" w:lineRule="auto"/>
              <w:ind w:left="0" w:firstLine="0"/>
              <w:jc w:val="left"/>
            </w:pPr>
            <w:r>
              <w:rPr>
                <w:sz w:val="20"/>
              </w:rPr>
              <w:t xml:space="preserve">5 </w:t>
            </w:r>
          </w:p>
        </w:tc>
      </w:tr>
      <w:tr w:rsidR="00BB600F" w14:paraId="12E76C6B"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ECB2EAE" w14:textId="77777777">
            <w:pPr>
              <w:spacing w:after="0" w:line="259" w:lineRule="auto"/>
              <w:ind w:left="0" w:firstLine="0"/>
              <w:jc w:val="left"/>
            </w:pPr>
            <w:r>
              <w:rPr>
                <w:sz w:val="20"/>
              </w:rPr>
              <w:t xml:space="preserve">R4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3CA9CC1" w14:textId="77777777">
            <w:pPr>
              <w:spacing w:after="0" w:line="259" w:lineRule="auto"/>
              <w:ind w:left="0" w:firstLine="0"/>
              <w:jc w:val="left"/>
            </w:pPr>
            <w:r>
              <w:rPr>
                <w:sz w:val="20"/>
              </w:rPr>
              <w:t xml:space="preserve">Mantenimiento de datos de Reservas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EEC8642" w14:textId="77777777">
            <w:pPr>
              <w:spacing w:after="0" w:line="259" w:lineRule="auto"/>
              <w:ind w:left="0" w:firstLine="0"/>
              <w:jc w:val="left"/>
            </w:pPr>
            <w:r>
              <w:rPr>
                <w:sz w:val="20"/>
              </w:rPr>
              <w:t xml:space="preserve"> </w:t>
            </w:r>
          </w:p>
        </w:tc>
      </w:tr>
      <w:tr w:rsidR="00BB600F" w14:paraId="5B4B2647"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3370190" w14:textId="77777777">
            <w:pPr>
              <w:spacing w:after="0" w:line="259" w:lineRule="auto"/>
              <w:ind w:left="0" w:firstLine="0"/>
              <w:jc w:val="left"/>
            </w:pPr>
            <w:r>
              <w:rPr>
                <w:sz w:val="20"/>
              </w:rPr>
              <w:t xml:space="preserve">R4.1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043D01A" w14:textId="77777777">
            <w:pPr>
              <w:spacing w:after="0" w:line="259" w:lineRule="auto"/>
              <w:ind w:left="0" w:firstLine="0"/>
              <w:jc w:val="left"/>
            </w:pPr>
            <w:r>
              <w:rPr>
                <w:sz w:val="20"/>
              </w:rPr>
              <w:t xml:space="preserve">Alta Reserva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493204E" w14:textId="77777777">
            <w:pPr>
              <w:spacing w:after="0" w:line="259" w:lineRule="auto"/>
              <w:ind w:left="0" w:firstLine="0"/>
              <w:jc w:val="left"/>
            </w:pPr>
            <w:r>
              <w:rPr>
                <w:sz w:val="20"/>
              </w:rPr>
              <w:t xml:space="preserve">5 </w:t>
            </w:r>
          </w:p>
        </w:tc>
      </w:tr>
      <w:tr w:rsidR="00BB600F" w14:paraId="1B5D2021"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D086721" w14:textId="77777777">
            <w:pPr>
              <w:spacing w:after="0" w:line="259" w:lineRule="auto"/>
              <w:ind w:left="0" w:firstLine="0"/>
              <w:jc w:val="left"/>
            </w:pPr>
            <w:r>
              <w:rPr>
                <w:sz w:val="20"/>
              </w:rPr>
              <w:t xml:space="preserve">R4.2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669480F" w14:textId="77777777">
            <w:pPr>
              <w:spacing w:after="0" w:line="259" w:lineRule="auto"/>
              <w:ind w:left="0" w:firstLine="0"/>
              <w:jc w:val="left"/>
            </w:pPr>
            <w:r>
              <w:rPr>
                <w:sz w:val="20"/>
              </w:rPr>
              <w:t xml:space="preserve">Baja Reserva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FFE5705" w14:textId="77777777">
            <w:pPr>
              <w:spacing w:after="0" w:line="259" w:lineRule="auto"/>
              <w:ind w:left="0" w:firstLine="0"/>
              <w:jc w:val="left"/>
            </w:pPr>
            <w:r>
              <w:rPr>
                <w:sz w:val="20"/>
              </w:rPr>
              <w:t xml:space="preserve">5 </w:t>
            </w:r>
          </w:p>
        </w:tc>
      </w:tr>
      <w:tr w:rsidR="00BB600F" w14:paraId="087560C1"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EA64623" w14:textId="77777777">
            <w:pPr>
              <w:spacing w:after="0" w:line="259" w:lineRule="auto"/>
              <w:ind w:left="0" w:firstLine="0"/>
              <w:jc w:val="left"/>
            </w:pPr>
            <w:r>
              <w:rPr>
                <w:sz w:val="20"/>
              </w:rPr>
              <w:t xml:space="preserve">R4.3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2BDD96BD" w14:textId="77777777">
            <w:pPr>
              <w:spacing w:after="0" w:line="259" w:lineRule="auto"/>
              <w:ind w:left="0" w:firstLine="0"/>
              <w:jc w:val="left"/>
            </w:pPr>
            <w:r>
              <w:rPr>
                <w:sz w:val="20"/>
              </w:rPr>
              <w:t xml:space="preserve">Modificación Reserva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6EECAB52" w14:textId="77777777">
            <w:pPr>
              <w:spacing w:after="0" w:line="259" w:lineRule="auto"/>
              <w:ind w:left="0" w:firstLine="0"/>
              <w:jc w:val="left"/>
            </w:pPr>
            <w:r>
              <w:rPr>
                <w:sz w:val="20"/>
              </w:rPr>
              <w:t xml:space="preserve">5 </w:t>
            </w:r>
          </w:p>
        </w:tc>
      </w:tr>
      <w:tr w:rsidR="00BB600F" w14:paraId="5E5CFDAD"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A0D7840" w14:textId="77777777">
            <w:pPr>
              <w:spacing w:after="0" w:line="259" w:lineRule="auto"/>
              <w:ind w:left="0" w:firstLine="0"/>
              <w:jc w:val="left"/>
            </w:pPr>
            <w:r>
              <w:rPr>
                <w:sz w:val="20"/>
              </w:rPr>
              <w:t xml:space="preserve">R5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11CAE234" w14:textId="77777777">
            <w:pPr>
              <w:spacing w:after="0" w:line="259" w:lineRule="auto"/>
              <w:ind w:left="0" w:firstLine="0"/>
              <w:jc w:val="left"/>
            </w:pPr>
            <w:r>
              <w:rPr>
                <w:sz w:val="20"/>
              </w:rPr>
              <w:t xml:space="preserve">Mantenimiento de datos de los Platos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2F54AC26" w14:textId="77777777">
            <w:pPr>
              <w:spacing w:after="0" w:line="259" w:lineRule="auto"/>
              <w:ind w:left="0" w:firstLine="0"/>
              <w:jc w:val="left"/>
            </w:pPr>
            <w:r>
              <w:rPr>
                <w:sz w:val="20"/>
              </w:rPr>
              <w:t xml:space="preserve"> </w:t>
            </w:r>
          </w:p>
        </w:tc>
      </w:tr>
      <w:tr w:rsidR="00BB600F" w14:paraId="65EB0B54"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07CC7D1" w14:textId="77777777">
            <w:pPr>
              <w:spacing w:after="0" w:line="259" w:lineRule="auto"/>
              <w:ind w:left="0" w:firstLine="0"/>
              <w:jc w:val="left"/>
            </w:pPr>
            <w:r>
              <w:rPr>
                <w:sz w:val="20"/>
              </w:rPr>
              <w:t xml:space="preserve">R5.1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E0A5AF8" w14:textId="77777777">
            <w:pPr>
              <w:spacing w:after="0" w:line="259" w:lineRule="auto"/>
              <w:ind w:left="0" w:firstLine="0"/>
              <w:jc w:val="left"/>
            </w:pPr>
            <w:r>
              <w:rPr>
                <w:sz w:val="20"/>
              </w:rPr>
              <w:t xml:space="preserve">Alta Plato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2E509EDB" w14:textId="77777777">
            <w:pPr>
              <w:spacing w:after="0" w:line="259" w:lineRule="auto"/>
              <w:ind w:left="0" w:firstLine="0"/>
              <w:jc w:val="left"/>
            </w:pPr>
            <w:r>
              <w:rPr>
                <w:sz w:val="20"/>
              </w:rPr>
              <w:t xml:space="preserve">5 </w:t>
            </w:r>
          </w:p>
        </w:tc>
      </w:tr>
      <w:tr w:rsidR="00BB600F" w14:paraId="40196828"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51E7235" w14:textId="77777777">
            <w:pPr>
              <w:spacing w:after="0" w:line="259" w:lineRule="auto"/>
              <w:ind w:left="0" w:firstLine="0"/>
              <w:jc w:val="left"/>
            </w:pPr>
            <w:r>
              <w:rPr>
                <w:sz w:val="20"/>
              </w:rPr>
              <w:t xml:space="preserve">R5.2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C1002D0" w14:textId="77777777">
            <w:pPr>
              <w:spacing w:after="0" w:line="259" w:lineRule="auto"/>
              <w:ind w:left="0" w:firstLine="0"/>
              <w:jc w:val="left"/>
            </w:pPr>
            <w:r>
              <w:rPr>
                <w:sz w:val="20"/>
              </w:rPr>
              <w:t xml:space="preserve">Baja Plato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D48E22C" w14:textId="77777777">
            <w:pPr>
              <w:spacing w:after="0" w:line="259" w:lineRule="auto"/>
              <w:ind w:left="0" w:firstLine="0"/>
              <w:jc w:val="left"/>
            </w:pPr>
            <w:r>
              <w:rPr>
                <w:sz w:val="20"/>
              </w:rPr>
              <w:t xml:space="preserve">5 </w:t>
            </w:r>
          </w:p>
        </w:tc>
      </w:tr>
      <w:tr w:rsidR="00BB600F" w14:paraId="1540E752"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9BDACE3" w14:textId="77777777">
            <w:pPr>
              <w:spacing w:after="0" w:line="259" w:lineRule="auto"/>
              <w:ind w:left="0" w:firstLine="0"/>
              <w:jc w:val="left"/>
            </w:pPr>
            <w:r>
              <w:rPr>
                <w:sz w:val="20"/>
              </w:rPr>
              <w:t xml:space="preserve">R5.3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6C9E3895" w14:textId="77777777">
            <w:pPr>
              <w:spacing w:after="0" w:line="259" w:lineRule="auto"/>
              <w:ind w:left="0" w:firstLine="0"/>
              <w:jc w:val="left"/>
            </w:pPr>
            <w:r>
              <w:rPr>
                <w:sz w:val="20"/>
              </w:rPr>
              <w:t xml:space="preserve">Modificación Plato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CEDAE35" w14:textId="77777777">
            <w:pPr>
              <w:spacing w:after="0" w:line="259" w:lineRule="auto"/>
              <w:ind w:left="0" w:firstLine="0"/>
              <w:jc w:val="left"/>
            </w:pPr>
            <w:r>
              <w:rPr>
                <w:sz w:val="20"/>
              </w:rPr>
              <w:t xml:space="preserve">5 </w:t>
            </w:r>
          </w:p>
        </w:tc>
      </w:tr>
      <w:tr w:rsidR="00BB600F" w14:paraId="28B8543B"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5F6F3E0" w14:textId="77777777">
            <w:pPr>
              <w:spacing w:after="0" w:line="259" w:lineRule="auto"/>
              <w:ind w:left="0" w:firstLine="0"/>
              <w:jc w:val="left"/>
            </w:pPr>
            <w:r>
              <w:rPr>
                <w:sz w:val="20"/>
              </w:rPr>
              <w:t xml:space="preserve">R6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1DF6D655" w14:textId="77777777">
            <w:pPr>
              <w:spacing w:after="0" w:line="259" w:lineRule="auto"/>
              <w:ind w:left="0" w:firstLine="0"/>
              <w:jc w:val="left"/>
            </w:pPr>
            <w:r>
              <w:rPr>
                <w:sz w:val="20"/>
              </w:rPr>
              <w:t xml:space="preserve">Mantenimiento de datos de los Menús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21893B65" w14:textId="77777777">
            <w:pPr>
              <w:spacing w:after="0" w:line="259" w:lineRule="auto"/>
              <w:ind w:left="0" w:firstLine="0"/>
              <w:jc w:val="left"/>
            </w:pPr>
            <w:r>
              <w:rPr>
                <w:sz w:val="20"/>
              </w:rPr>
              <w:t xml:space="preserve"> </w:t>
            </w:r>
          </w:p>
        </w:tc>
      </w:tr>
      <w:tr w:rsidR="00BB600F" w14:paraId="79C22CF8"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2841A4C" w14:textId="77777777">
            <w:pPr>
              <w:spacing w:after="0" w:line="259" w:lineRule="auto"/>
              <w:ind w:left="0" w:firstLine="0"/>
              <w:jc w:val="left"/>
            </w:pPr>
            <w:r>
              <w:rPr>
                <w:sz w:val="20"/>
              </w:rPr>
              <w:t xml:space="preserve">R6.1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60F1BEA8" w14:textId="77777777">
            <w:pPr>
              <w:spacing w:after="0" w:line="259" w:lineRule="auto"/>
              <w:ind w:left="0" w:firstLine="0"/>
              <w:jc w:val="left"/>
            </w:pPr>
            <w:r>
              <w:rPr>
                <w:sz w:val="20"/>
              </w:rPr>
              <w:t xml:space="preserve">Alta Menú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52C2632" w14:textId="77777777">
            <w:pPr>
              <w:spacing w:after="0" w:line="259" w:lineRule="auto"/>
              <w:ind w:left="0" w:firstLine="0"/>
              <w:jc w:val="left"/>
            </w:pPr>
            <w:r>
              <w:rPr>
                <w:sz w:val="20"/>
              </w:rPr>
              <w:t xml:space="preserve">5 </w:t>
            </w:r>
          </w:p>
        </w:tc>
      </w:tr>
      <w:tr w:rsidR="00BB600F" w14:paraId="547463B8"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9441A02" w14:textId="77777777">
            <w:pPr>
              <w:spacing w:after="0" w:line="259" w:lineRule="auto"/>
              <w:ind w:left="0" w:firstLine="0"/>
              <w:jc w:val="left"/>
            </w:pPr>
            <w:r>
              <w:rPr>
                <w:sz w:val="20"/>
              </w:rPr>
              <w:t xml:space="preserve">R6.2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4A69891" w14:textId="77777777">
            <w:pPr>
              <w:spacing w:after="0" w:line="259" w:lineRule="auto"/>
              <w:ind w:left="0" w:firstLine="0"/>
              <w:jc w:val="left"/>
            </w:pPr>
            <w:r>
              <w:rPr>
                <w:sz w:val="20"/>
              </w:rPr>
              <w:t xml:space="preserve">Baja Menú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7637C458" w14:textId="77777777">
            <w:pPr>
              <w:spacing w:after="0" w:line="259" w:lineRule="auto"/>
              <w:ind w:left="0" w:firstLine="0"/>
              <w:jc w:val="left"/>
            </w:pPr>
            <w:r>
              <w:rPr>
                <w:sz w:val="20"/>
              </w:rPr>
              <w:t xml:space="preserve">5 </w:t>
            </w:r>
          </w:p>
        </w:tc>
      </w:tr>
      <w:tr w:rsidR="00BB600F" w14:paraId="7EAF0E9B"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0227E83" w14:textId="77777777">
            <w:pPr>
              <w:spacing w:after="0" w:line="259" w:lineRule="auto"/>
              <w:ind w:left="0" w:firstLine="0"/>
              <w:jc w:val="left"/>
            </w:pPr>
            <w:r>
              <w:rPr>
                <w:sz w:val="20"/>
              </w:rPr>
              <w:t xml:space="preserve">R6.3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165C13F3" w14:textId="77777777">
            <w:pPr>
              <w:spacing w:after="0" w:line="259" w:lineRule="auto"/>
              <w:ind w:left="0" w:firstLine="0"/>
              <w:jc w:val="left"/>
            </w:pPr>
            <w:r>
              <w:rPr>
                <w:sz w:val="20"/>
              </w:rPr>
              <w:t xml:space="preserve">Modificación Menú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65761922" w14:textId="77777777">
            <w:pPr>
              <w:spacing w:after="0" w:line="259" w:lineRule="auto"/>
              <w:ind w:left="0" w:firstLine="0"/>
              <w:jc w:val="left"/>
            </w:pPr>
            <w:r>
              <w:rPr>
                <w:sz w:val="20"/>
              </w:rPr>
              <w:t xml:space="preserve">5 </w:t>
            </w:r>
          </w:p>
        </w:tc>
      </w:tr>
      <w:tr w:rsidR="00BB600F" w14:paraId="0E379820"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CD047AC" w14:textId="77777777">
            <w:pPr>
              <w:spacing w:after="0" w:line="259" w:lineRule="auto"/>
              <w:ind w:left="0" w:firstLine="0"/>
              <w:jc w:val="left"/>
            </w:pPr>
            <w:r>
              <w:rPr>
                <w:sz w:val="20"/>
              </w:rPr>
              <w:t xml:space="preserve">R7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D5A5298" w14:textId="77777777">
            <w:pPr>
              <w:spacing w:after="0" w:line="259" w:lineRule="auto"/>
              <w:ind w:left="0" w:firstLine="0"/>
              <w:jc w:val="left"/>
            </w:pPr>
            <w:r>
              <w:rPr>
                <w:sz w:val="20"/>
              </w:rPr>
              <w:t xml:space="preserve">Mantenimiento de datos de las Cartas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D1F8B81" w14:textId="77777777">
            <w:pPr>
              <w:spacing w:after="0" w:line="259" w:lineRule="auto"/>
              <w:ind w:left="0" w:firstLine="0"/>
              <w:jc w:val="left"/>
            </w:pPr>
            <w:r>
              <w:rPr>
                <w:sz w:val="20"/>
              </w:rPr>
              <w:t xml:space="preserve"> </w:t>
            </w:r>
          </w:p>
        </w:tc>
      </w:tr>
      <w:tr w:rsidR="00BB600F" w14:paraId="1E3A4062"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5D3C950" w14:textId="77777777">
            <w:pPr>
              <w:spacing w:after="0" w:line="259" w:lineRule="auto"/>
              <w:ind w:left="0" w:firstLine="0"/>
              <w:jc w:val="left"/>
            </w:pPr>
            <w:r>
              <w:rPr>
                <w:sz w:val="20"/>
              </w:rPr>
              <w:t xml:space="preserve">R7.1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28DEB2B1" w14:textId="77777777">
            <w:pPr>
              <w:spacing w:after="0" w:line="259" w:lineRule="auto"/>
              <w:ind w:left="0" w:firstLine="0"/>
              <w:jc w:val="left"/>
            </w:pPr>
            <w:r>
              <w:rPr>
                <w:sz w:val="20"/>
              </w:rPr>
              <w:t xml:space="preserve">Alta Carta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27A05B9" w14:textId="77777777">
            <w:pPr>
              <w:spacing w:after="0" w:line="259" w:lineRule="auto"/>
              <w:ind w:left="0" w:firstLine="0"/>
              <w:jc w:val="left"/>
            </w:pPr>
            <w:r>
              <w:rPr>
                <w:sz w:val="20"/>
              </w:rPr>
              <w:t xml:space="preserve">5 </w:t>
            </w:r>
          </w:p>
        </w:tc>
      </w:tr>
      <w:tr w:rsidR="00BB600F" w14:paraId="5F215949"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BC4AF98" w14:textId="77777777">
            <w:pPr>
              <w:spacing w:after="0" w:line="259" w:lineRule="auto"/>
              <w:ind w:left="0" w:firstLine="0"/>
              <w:jc w:val="left"/>
            </w:pPr>
            <w:r>
              <w:rPr>
                <w:sz w:val="20"/>
              </w:rPr>
              <w:t xml:space="preserve">R7.2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3912959" w14:textId="77777777">
            <w:pPr>
              <w:spacing w:after="0" w:line="259" w:lineRule="auto"/>
              <w:ind w:left="0" w:firstLine="0"/>
              <w:jc w:val="left"/>
            </w:pPr>
            <w:r>
              <w:rPr>
                <w:sz w:val="20"/>
              </w:rPr>
              <w:t xml:space="preserve">Baja Carta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72EBE79D" w14:textId="77777777">
            <w:pPr>
              <w:spacing w:after="0" w:line="259" w:lineRule="auto"/>
              <w:ind w:left="0" w:firstLine="0"/>
              <w:jc w:val="left"/>
            </w:pPr>
            <w:r>
              <w:rPr>
                <w:sz w:val="20"/>
              </w:rPr>
              <w:t xml:space="preserve">5 </w:t>
            </w:r>
          </w:p>
        </w:tc>
      </w:tr>
      <w:tr w:rsidR="00BB600F" w14:paraId="45199807"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D6B2B0D" w14:textId="77777777">
            <w:pPr>
              <w:spacing w:after="0" w:line="259" w:lineRule="auto"/>
              <w:ind w:left="0" w:firstLine="0"/>
              <w:jc w:val="left"/>
            </w:pPr>
            <w:r>
              <w:rPr>
                <w:sz w:val="20"/>
              </w:rPr>
              <w:t xml:space="preserve">R7.3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35F49EC" w14:textId="77777777">
            <w:pPr>
              <w:spacing w:after="0" w:line="259" w:lineRule="auto"/>
              <w:ind w:left="0" w:firstLine="0"/>
              <w:jc w:val="left"/>
            </w:pPr>
            <w:r>
              <w:rPr>
                <w:sz w:val="20"/>
              </w:rPr>
              <w:t xml:space="preserve">Modificación Carta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69A39F0D" w14:textId="77777777">
            <w:pPr>
              <w:spacing w:after="0" w:line="259" w:lineRule="auto"/>
              <w:ind w:left="0" w:firstLine="0"/>
              <w:jc w:val="left"/>
            </w:pPr>
            <w:r>
              <w:rPr>
                <w:sz w:val="20"/>
              </w:rPr>
              <w:t xml:space="preserve">5 </w:t>
            </w:r>
          </w:p>
        </w:tc>
      </w:tr>
      <w:tr w:rsidR="00BB600F" w14:paraId="79F49AF5"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1EA2A60" w14:textId="77777777">
            <w:pPr>
              <w:spacing w:after="0" w:line="259" w:lineRule="auto"/>
              <w:ind w:left="0" w:firstLine="0"/>
              <w:jc w:val="left"/>
            </w:pPr>
            <w:r>
              <w:rPr>
                <w:sz w:val="20"/>
              </w:rPr>
              <w:t xml:space="preserve">R8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F685296" w14:textId="77777777">
            <w:pPr>
              <w:spacing w:after="0" w:line="259" w:lineRule="auto"/>
              <w:ind w:left="0" w:firstLine="0"/>
            </w:pPr>
            <w:r>
              <w:rPr>
                <w:sz w:val="20"/>
              </w:rPr>
              <w:t xml:space="preserve">Mantenimiento de datos de los Bloques de platos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034F054" w14:textId="77777777">
            <w:pPr>
              <w:spacing w:after="0" w:line="259" w:lineRule="auto"/>
              <w:ind w:left="0" w:firstLine="0"/>
              <w:jc w:val="left"/>
            </w:pPr>
            <w:r>
              <w:rPr>
                <w:sz w:val="20"/>
              </w:rPr>
              <w:t xml:space="preserve"> </w:t>
            </w:r>
          </w:p>
        </w:tc>
      </w:tr>
    </w:tbl>
    <w:p w:rsidR="00BB600F" w:rsidRDefault="00BB600F" w14:paraId="37E99E0B" w14:textId="77777777">
      <w:pPr>
        <w:spacing w:after="0" w:line="259" w:lineRule="auto"/>
        <w:ind w:left="-1419" w:right="3400" w:firstLine="0"/>
        <w:jc w:val="left"/>
      </w:pPr>
    </w:p>
    <w:tbl>
      <w:tblPr>
        <w:tblStyle w:val="TableGrid"/>
        <w:tblW w:w="6308" w:type="dxa"/>
        <w:tblInd w:w="-70" w:type="dxa"/>
        <w:tblCellMar>
          <w:top w:w="7" w:type="dxa"/>
          <w:left w:w="70" w:type="dxa"/>
          <w:right w:w="115" w:type="dxa"/>
        </w:tblCellMar>
        <w:tblLook w:val="04A0" w:firstRow="1" w:lastRow="0" w:firstColumn="1" w:lastColumn="0" w:noHBand="0" w:noVBand="1"/>
      </w:tblPr>
      <w:tblGrid>
        <w:gridCol w:w="922"/>
        <w:gridCol w:w="4111"/>
        <w:gridCol w:w="1275"/>
      </w:tblGrid>
      <w:tr w:rsidR="00BB600F" w14:paraId="2D470C65"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860DB59" w14:textId="77777777">
            <w:pPr>
              <w:spacing w:after="0" w:line="259" w:lineRule="auto"/>
              <w:ind w:left="0" w:firstLine="0"/>
              <w:jc w:val="left"/>
            </w:pPr>
            <w:r>
              <w:rPr>
                <w:sz w:val="20"/>
              </w:rPr>
              <w:t xml:space="preserve">R8.1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6CBA685" w14:textId="77777777">
            <w:pPr>
              <w:spacing w:after="0" w:line="259" w:lineRule="auto"/>
              <w:ind w:left="0" w:firstLine="0"/>
              <w:jc w:val="left"/>
            </w:pPr>
            <w:r>
              <w:rPr>
                <w:sz w:val="20"/>
              </w:rPr>
              <w:t xml:space="preserve">Alta Bloque de Platos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DC01734" w14:textId="77777777">
            <w:pPr>
              <w:spacing w:after="0" w:line="259" w:lineRule="auto"/>
              <w:ind w:left="0" w:firstLine="0"/>
              <w:jc w:val="left"/>
            </w:pPr>
            <w:r>
              <w:rPr>
                <w:sz w:val="20"/>
              </w:rPr>
              <w:t xml:space="preserve">5 </w:t>
            </w:r>
          </w:p>
        </w:tc>
      </w:tr>
      <w:tr w:rsidR="00BB600F" w14:paraId="653D80B9"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9B344C1" w14:textId="77777777">
            <w:pPr>
              <w:spacing w:after="0" w:line="259" w:lineRule="auto"/>
              <w:ind w:left="0" w:firstLine="0"/>
              <w:jc w:val="left"/>
            </w:pPr>
            <w:r>
              <w:rPr>
                <w:sz w:val="20"/>
              </w:rPr>
              <w:t xml:space="preserve">R8.2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D614D39" w14:textId="77777777">
            <w:pPr>
              <w:spacing w:after="0" w:line="259" w:lineRule="auto"/>
              <w:ind w:left="0" w:firstLine="0"/>
              <w:jc w:val="left"/>
            </w:pPr>
            <w:r>
              <w:rPr>
                <w:sz w:val="20"/>
              </w:rPr>
              <w:t xml:space="preserve">Baja Bloque de Platos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68DC4485" w14:textId="77777777">
            <w:pPr>
              <w:spacing w:after="0" w:line="259" w:lineRule="auto"/>
              <w:ind w:left="0" w:firstLine="0"/>
              <w:jc w:val="left"/>
            </w:pPr>
            <w:r>
              <w:rPr>
                <w:sz w:val="20"/>
              </w:rPr>
              <w:t xml:space="preserve">5 </w:t>
            </w:r>
          </w:p>
        </w:tc>
      </w:tr>
      <w:tr w:rsidR="00BB600F" w14:paraId="71CE14DC"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3803451" w14:textId="77777777">
            <w:pPr>
              <w:spacing w:after="0" w:line="259" w:lineRule="auto"/>
              <w:ind w:left="0" w:firstLine="0"/>
              <w:jc w:val="left"/>
            </w:pPr>
            <w:r>
              <w:rPr>
                <w:sz w:val="20"/>
              </w:rPr>
              <w:t xml:space="preserve">R8.3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6863CB9C" w14:textId="77777777">
            <w:pPr>
              <w:spacing w:after="0" w:line="259" w:lineRule="auto"/>
              <w:ind w:left="0" w:firstLine="0"/>
              <w:jc w:val="left"/>
            </w:pPr>
            <w:r>
              <w:rPr>
                <w:sz w:val="20"/>
              </w:rPr>
              <w:t xml:space="preserve">Modificación Bloque de Platos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78704C0" w14:textId="77777777">
            <w:pPr>
              <w:spacing w:after="0" w:line="259" w:lineRule="auto"/>
              <w:ind w:left="0" w:firstLine="0"/>
              <w:jc w:val="left"/>
            </w:pPr>
            <w:r>
              <w:rPr>
                <w:sz w:val="20"/>
              </w:rPr>
              <w:t xml:space="preserve">5 </w:t>
            </w:r>
          </w:p>
        </w:tc>
      </w:tr>
      <w:tr w:rsidR="00BB600F" w14:paraId="38C8C524"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A033755" w14:textId="77777777">
            <w:pPr>
              <w:spacing w:after="0" w:line="259" w:lineRule="auto"/>
              <w:ind w:left="0" w:firstLine="0"/>
              <w:jc w:val="left"/>
            </w:pPr>
            <w:r>
              <w:rPr>
                <w:sz w:val="20"/>
              </w:rPr>
              <w:t xml:space="preserve">R9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86E71A6" w14:textId="77777777">
            <w:pPr>
              <w:spacing w:after="0" w:line="259" w:lineRule="auto"/>
              <w:ind w:left="0" w:firstLine="0"/>
              <w:jc w:val="left"/>
            </w:pPr>
            <w:r>
              <w:rPr>
                <w:sz w:val="20"/>
              </w:rPr>
              <w:t xml:space="preserve">Mantenimiento de datos de las Comandas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00AC8DF" w14:textId="77777777">
            <w:pPr>
              <w:spacing w:after="0" w:line="259" w:lineRule="auto"/>
              <w:ind w:left="0" w:firstLine="0"/>
              <w:jc w:val="left"/>
            </w:pPr>
            <w:r>
              <w:rPr>
                <w:sz w:val="20"/>
              </w:rPr>
              <w:t xml:space="preserve"> </w:t>
            </w:r>
          </w:p>
        </w:tc>
      </w:tr>
      <w:tr w:rsidR="00BB600F" w14:paraId="78FAC934"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93FBD6A" w14:textId="77777777">
            <w:pPr>
              <w:spacing w:after="0" w:line="259" w:lineRule="auto"/>
              <w:ind w:left="0" w:firstLine="0"/>
              <w:jc w:val="left"/>
            </w:pPr>
            <w:r>
              <w:rPr>
                <w:sz w:val="20"/>
              </w:rPr>
              <w:t xml:space="preserve">R9.1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6D52499F" w14:textId="77777777">
            <w:pPr>
              <w:spacing w:after="0" w:line="259" w:lineRule="auto"/>
              <w:ind w:left="0" w:firstLine="0"/>
              <w:jc w:val="left"/>
            </w:pPr>
            <w:r>
              <w:rPr>
                <w:sz w:val="20"/>
              </w:rPr>
              <w:t xml:space="preserve">Alta Comanda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8DF48DC" w14:textId="77777777">
            <w:pPr>
              <w:spacing w:after="0" w:line="259" w:lineRule="auto"/>
              <w:ind w:left="0" w:firstLine="0"/>
              <w:jc w:val="left"/>
            </w:pPr>
            <w:r>
              <w:rPr>
                <w:sz w:val="20"/>
              </w:rPr>
              <w:t xml:space="preserve">3 </w:t>
            </w:r>
          </w:p>
        </w:tc>
      </w:tr>
      <w:tr w:rsidR="00BB600F" w14:paraId="57035891"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805D351" w14:textId="77777777">
            <w:pPr>
              <w:spacing w:after="0" w:line="259" w:lineRule="auto"/>
              <w:ind w:left="0" w:firstLine="0"/>
              <w:jc w:val="left"/>
            </w:pPr>
            <w:r>
              <w:rPr>
                <w:sz w:val="20"/>
              </w:rPr>
              <w:t xml:space="preserve">R9.2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228894FB" w14:textId="77777777">
            <w:pPr>
              <w:spacing w:after="0" w:line="259" w:lineRule="auto"/>
              <w:ind w:left="0" w:firstLine="0"/>
              <w:jc w:val="left"/>
            </w:pPr>
            <w:r>
              <w:rPr>
                <w:sz w:val="20"/>
              </w:rPr>
              <w:t xml:space="preserve">Baja Comanda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6CC830C1" w14:textId="77777777">
            <w:pPr>
              <w:spacing w:after="0" w:line="259" w:lineRule="auto"/>
              <w:ind w:left="0" w:firstLine="0"/>
              <w:jc w:val="left"/>
            </w:pPr>
            <w:r>
              <w:rPr>
                <w:sz w:val="20"/>
              </w:rPr>
              <w:t xml:space="preserve">3 </w:t>
            </w:r>
          </w:p>
        </w:tc>
      </w:tr>
      <w:tr w:rsidR="00BB600F" w14:paraId="06B98395"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669A7A4" w14:textId="77777777">
            <w:pPr>
              <w:spacing w:after="0" w:line="259" w:lineRule="auto"/>
              <w:ind w:left="0" w:firstLine="0"/>
              <w:jc w:val="left"/>
            </w:pPr>
            <w:r>
              <w:rPr>
                <w:sz w:val="20"/>
              </w:rPr>
              <w:t xml:space="preserve">R9.3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E5106D0" w14:textId="77777777">
            <w:pPr>
              <w:spacing w:after="0" w:line="259" w:lineRule="auto"/>
              <w:ind w:left="0" w:firstLine="0"/>
              <w:jc w:val="left"/>
            </w:pPr>
            <w:r>
              <w:rPr>
                <w:sz w:val="20"/>
              </w:rPr>
              <w:t xml:space="preserve">Modificación Comanda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57F10EF" w14:textId="77777777">
            <w:pPr>
              <w:spacing w:after="0" w:line="259" w:lineRule="auto"/>
              <w:ind w:left="0" w:firstLine="0"/>
              <w:jc w:val="left"/>
            </w:pPr>
            <w:r>
              <w:rPr>
                <w:sz w:val="20"/>
              </w:rPr>
              <w:t xml:space="preserve">3 </w:t>
            </w:r>
          </w:p>
        </w:tc>
      </w:tr>
      <w:tr w:rsidR="00BB600F" w14:paraId="6D1FF665"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5F9AE0B" w14:textId="77777777">
            <w:pPr>
              <w:spacing w:after="0" w:line="259" w:lineRule="auto"/>
              <w:ind w:left="0" w:firstLine="0"/>
              <w:jc w:val="left"/>
            </w:pPr>
            <w:r>
              <w:rPr>
                <w:sz w:val="20"/>
              </w:rPr>
              <w:t xml:space="preserve">R10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26969757" w14:textId="77777777">
            <w:pPr>
              <w:spacing w:after="0" w:line="259" w:lineRule="auto"/>
              <w:ind w:left="0" w:firstLine="0"/>
              <w:jc w:val="left"/>
            </w:pPr>
            <w:r>
              <w:rPr>
                <w:sz w:val="20"/>
              </w:rPr>
              <w:t xml:space="preserve">Mantenimiento de datos de las Facturas de clientes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7A38B90C" w14:textId="77777777">
            <w:pPr>
              <w:spacing w:after="0" w:line="259" w:lineRule="auto"/>
              <w:ind w:left="0" w:firstLine="0"/>
              <w:jc w:val="left"/>
            </w:pPr>
            <w:r>
              <w:rPr>
                <w:sz w:val="20"/>
              </w:rPr>
              <w:t xml:space="preserve"> </w:t>
            </w:r>
          </w:p>
        </w:tc>
      </w:tr>
      <w:tr w:rsidR="00BB600F" w14:paraId="2B5B1586"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E3C7666" w14:textId="77777777">
            <w:pPr>
              <w:spacing w:after="0" w:line="259" w:lineRule="auto"/>
              <w:ind w:left="0" w:firstLine="0"/>
              <w:jc w:val="left"/>
            </w:pPr>
            <w:r>
              <w:rPr>
                <w:sz w:val="20"/>
              </w:rPr>
              <w:t xml:space="preserve">R10.1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097350B" w14:textId="77777777">
            <w:pPr>
              <w:spacing w:after="0" w:line="259" w:lineRule="auto"/>
              <w:ind w:left="0" w:firstLine="0"/>
              <w:jc w:val="left"/>
            </w:pPr>
            <w:r>
              <w:rPr>
                <w:sz w:val="20"/>
              </w:rPr>
              <w:t xml:space="preserve">Alta Factura de cliente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73DAC8ED" w14:textId="77777777">
            <w:pPr>
              <w:spacing w:after="0" w:line="259" w:lineRule="auto"/>
              <w:ind w:left="0" w:firstLine="0"/>
              <w:jc w:val="left"/>
            </w:pPr>
            <w:r>
              <w:rPr>
                <w:sz w:val="20"/>
              </w:rPr>
              <w:t xml:space="preserve">5 </w:t>
            </w:r>
          </w:p>
        </w:tc>
      </w:tr>
      <w:tr w:rsidR="00BB600F" w14:paraId="41030497"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0557F08" w14:textId="77777777">
            <w:pPr>
              <w:spacing w:after="0" w:line="259" w:lineRule="auto"/>
              <w:ind w:left="0" w:firstLine="0"/>
              <w:jc w:val="left"/>
            </w:pPr>
            <w:r>
              <w:rPr>
                <w:sz w:val="20"/>
              </w:rPr>
              <w:t xml:space="preserve">R10.2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4AF74F71" w14:textId="77777777">
            <w:pPr>
              <w:spacing w:after="0" w:line="259" w:lineRule="auto"/>
              <w:ind w:left="0" w:firstLine="0"/>
              <w:jc w:val="left"/>
            </w:pPr>
            <w:r>
              <w:rPr>
                <w:sz w:val="20"/>
              </w:rPr>
              <w:t xml:space="preserve">Baja Factura de cliente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CAF6D5B" w14:textId="77777777">
            <w:pPr>
              <w:spacing w:after="0" w:line="259" w:lineRule="auto"/>
              <w:ind w:left="0" w:firstLine="0"/>
              <w:jc w:val="left"/>
            </w:pPr>
            <w:r>
              <w:rPr>
                <w:sz w:val="20"/>
              </w:rPr>
              <w:t xml:space="preserve">5 </w:t>
            </w:r>
          </w:p>
        </w:tc>
      </w:tr>
      <w:tr w:rsidR="00BB600F" w14:paraId="3646634F"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BD3E81A" w14:textId="77777777">
            <w:pPr>
              <w:spacing w:after="0" w:line="259" w:lineRule="auto"/>
              <w:ind w:left="0" w:firstLine="0"/>
              <w:jc w:val="left"/>
            </w:pPr>
            <w:r>
              <w:rPr>
                <w:sz w:val="20"/>
              </w:rPr>
              <w:t xml:space="preserve">R10.3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B7BFFB7" w14:textId="77777777">
            <w:pPr>
              <w:spacing w:after="0" w:line="259" w:lineRule="auto"/>
              <w:ind w:left="0" w:firstLine="0"/>
              <w:jc w:val="left"/>
            </w:pPr>
            <w:r>
              <w:rPr>
                <w:sz w:val="20"/>
              </w:rPr>
              <w:t xml:space="preserve">Modificación Factura de cliente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F0DFA40" w14:textId="77777777">
            <w:pPr>
              <w:spacing w:after="0" w:line="259" w:lineRule="auto"/>
              <w:ind w:left="0" w:firstLine="0"/>
              <w:jc w:val="left"/>
            </w:pPr>
            <w:r>
              <w:rPr>
                <w:sz w:val="20"/>
              </w:rPr>
              <w:t xml:space="preserve">5 </w:t>
            </w:r>
          </w:p>
        </w:tc>
      </w:tr>
      <w:tr w:rsidR="00BB600F" w14:paraId="6D391624"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55CA36B" w14:textId="77777777">
            <w:pPr>
              <w:spacing w:after="0" w:line="259" w:lineRule="auto"/>
              <w:ind w:left="0" w:firstLine="0"/>
              <w:jc w:val="left"/>
            </w:pPr>
            <w:r>
              <w:rPr>
                <w:sz w:val="20"/>
              </w:rPr>
              <w:t xml:space="preserve">R11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DF611EC" w14:textId="77777777">
            <w:pPr>
              <w:spacing w:after="0" w:line="259" w:lineRule="auto"/>
              <w:ind w:left="0" w:firstLine="0"/>
              <w:jc w:val="left"/>
            </w:pPr>
            <w:r>
              <w:rPr>
                <w:sz w:val="20"/>
              </w:rPr>
              <w:t xml:space="preserve">Mantenimiento de datos de los Servicios Especiales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41A3A3D" w14:textId="77777777">
            <w:pPr>
              <w:spacing w:after="0" w:line="259" w:lineRule="auto"/>
              <w:ind w:left="0" w:firstLine="0"/>
              <w:jc w:val="left"/>
            </w:pPr>
            <w:r>
              <w:rPr>
                <w:sz w:val="20"/>
              </w:rPr>
              <w:t xml:space="preserve"> </w:t>
            </w:r>
          </w:p>
        </w:tc>
      </w:tr>
      <w:tr w:rsidR="00BB600F" w14:paraId="60DF5B1B"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2135711" w14:textId="77777777">
            <w:pPr>
              <w:spacing w:after="0" w:line="259" w:lineRule="auto"/>
              <w:ind w:left="0" w:firstLine="0"/>
              <w:jc w:val="left"/>
            </w:pPr>
            <w:r>
              <w:rPr>
                <w:sz w:val="20"/>
              </w:rPr>
              <w:t xml:space="preserve">R11.1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B0007E8" w14:textId="77777777">
            <w:pPr>
              <w:spacing w:after="0" w:line="259" w:lineRule="auto"/>
              <w:ind w:left="0" w:firstLine="0"/>
              <w:jc w:val="left"/>
            </w:pPr>
            <w:r>
              <w:rPr>
                <w:sz w:val="20"/>
              </w:rPr>
              <w:t xml:space="preserve">Alta Servicios Especiales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B3C3C3A" w14:textId="77777777">
            <w:pPr>
              <w:spacing w:after="0" w:line="259" w:lineRule="auto"/>
              <w:ind w:left="0" w:firstLine="0"/>
              <w:jc w:val="left"/>
            </w:pPr>
            <w:r>
              <w:rPr>
                <w:sz w:val="20"/>
              </w:rPr>
              <w:t xml:space="preserve">5 </w:t>
            </w:r>
          </w:p>
        </w:tc>
      </w:tr>
      <w:tr w:rsidR="00BB600F" w14:paraId="2F73FE75"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3B6F312" w14:textId="77777777">
            <w:pPr>
              <w:spacing w:after="0" w:line="259" w:lineRule="auto"/>
              <w:ind w:left="0" w:firstLine="0"/>
              <w:jc w:val="left"/>
            </w:pPr>
            <w:r>
              <w:rPr>
                <w:sz w:val="20"/>
              </w:rPr>
              <w:t xml:space="preserve">R11.2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4C97F8B1" w14:textId="77777777">
            <w:pPr>
              <w:spacing w:after="0" w:line="259" w:lineRule="auto"/>
              <w:ind w:left="0" w:firstLine="0"/>
              <w:jc w:val="left"/>
            </w:pPr>
            <w:r>
              <w:rPr>
                <w:sz w:val="20"/>
              </w:rPr>
              <w:t xml:space="preserve">Baja Servicios Especiales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7D2C8194" w14:textId="77777777">
            <w:pPr>
              <w:spacing w:after="0" w:line="259" w:lineRule="auto"/>
              <w:ind w:left="0" w:firstLine="0"/>
              <w:jc w:val="left"/>
            </w:pPr>
            <w:r>
              <w:rPr>
                <w:sz w:val="20"/>
              </w:rPr>
              <w:t xml:space="preserve">5 </w:t>
            </w:r>
          </w:p>
        </w:tc>
      </w:tr>
      <w:tr w:rsidR="00BB600F" w14:paraId="568E8C8B"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FF5935E" w14:textId="77777777">
            <w:pPr>
              <w:spacing w:after="0" w:line="259" w:lineRule="auto"/>
              <w:ind w:left="0" w:firstLine="0"/>
              <w:jc w:val="left"/>
            </w:pPr>
            <w:r>
              <w:rPr>
                <w:sz w:val="20"/>
              </w:rPr>
              <w:t xml:space="preserve">R11.3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B232DDA" w14:textId="77777777">
            <w:pPr>
              <w:spacing w:after="0" w:line="259" w:lineRule="auto"/>
              <w:ind w:left="0" w:firstLine="0"/>
              <w:jc w:val="left"/>
            </w:pPr>
            <w:r>
              <w:rPr>
                <w:sz w:val="20"/>
              </w:rPr>
              <w:t xml:space="preserve">Modificación Servicios Especiales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6FA2E094" w14:textId="77777777">
            <w:pPr>
              <w:spacing w:after="0" w:line="259" w:lineRule="auto"/>
              <w:ind w:left="0" w:firstLine="0"/>
              <w:jc w:val="left"/>
            </w:pPr>
            <w:r>
              <w:rPr>
                <w:sz w:val="20"/>
              </w:rPr>
              <w:t xml:space="preserve">5 </w:t>
            </w:r>
          </w:p>
        </w:tc>
      </w:tr>
      <w:tr w:rsidR="00BB600F" w14:paraId="22E50228" w14:textId="77777777">
        <w:trPr>
          <w:trHeight w:val="481"/>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5B29739" w14:textId="77777777">
            <w:pPr>
              <w:spacing w:after="0" w:line="259" w:lineRule="auto"/>
              <w:ind w:left="0" w:firstLine="0"/>
              <w:jc w:val="left"/>
            </w:pPr>
            <w:r>
              <w:rPr>
                <w:sz w:val="20"/>
              </w:rPr>
              <w:t xml:space="preserve">R12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1F6040AC" w14:textId="77777777">
            <w:pPr>
              <w:spacing w:after="0" w:line="259" w:lineRule="auto"/>
              <w:ind w:left="0" w:firstLine="0"/>
              <w:jc w:val="left"/>
            </w:pPr>
            <w:r>
              <w:rPr>
                <w:sz w:val="20"/>
              </w:rPr>
              <w:t xml:space="preserve">Mantenimiento de datos de las Facturas de Proveedores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A9DCD97" w14:textId="77777777">
            <w:pPr>
              <w:spacing w:after="0" w:line="259" w:lineRule="auto"/>
              <w:ind w:left="0" w:firstLine="0"/>
              <w:jc w:val="left"/>
            </w:pPr>
            <w:r>
              <w:rPr>
                <w:sz w:val="20"/>
              </w:rPr>
              <w:t xml:space="preserve"> </w:t>
            </w:r>
          </w:p>
        </w:tc>
      </w:tr>
      <w:tr w:rsidR="00BB600F" w14:paraId="39CE3F3C"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6908C60" w14:textId="77777777">
            <w:pPr>
              <w:spacing w:after="0" w:line="259" w:lineRule="auto"/>
              <w:ind w:left="0" w:firstLine="0"/>
              <w:jc w:val="left"/>
            </w:pPr>
            <w:r>
              <w:rPr>
                <w:sz w:val="20"/>
              </w:rPr>
              <w:t xml:space="preserve">R12.1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2662288" w14:textId="77777777">
            <w:pPr>
              <w:spacing w:after="0" w:line="259" w:lineRule="auto"/>
              <w:ind w:left="0" w:firstLine="0"/>
              <w:jc w:val="left"/>
            </w:pPr>
            <w:r>
              <w:rPr>
                <w:sz w:val="20"/>
              </w:rPr>
              <w:t xml:space="preserve">Alta Factura de Proveedores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13478537" w14:textId="77777777">
            <w:pPr>
              <w:spacing w:after="0" w:line="259" w:lineRule="auto"/>
              <w:ind w:left="0" w:firstLine="0"/>
              <w:jc w:val="left"/>
            </w:pPr>
            <w:r>
              <w:rPr>
                <w:sz w:val="20"/>
              </w:rPr>
              <w:t xml:space="preserve">1 </w:t>
            </w:r>
          </w:p>
        </w:tc>
      </w:tr>
      <w:tr w:rsidR="00BB600F" w14:paraId="3291765A"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85CB9BD" w14:textId="77777777">
            <w:pPr>
              <w:spacing w:after="0" w:line="259" w:lineRule="auto"/>
              <w:ind w:left="0" w:firstLine="0"/>
              <w:jc w:val="left"/>
            </w:pPr>
            <w:r>
              <w:rPr>
                <w:sz w:val="20"/>
              </w:rPr>
              <w:t xml:space="preserve">R12.2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84E5270" w14:textId="77777777">
            <w:pPr>
              <w:spacing w:after="0" w:line="259" w:lineRule="auto"/>
              <w:ind w:left="0" w:firstLine="0"/>
              <w:jc w:val="left"/>
            </w:pPr>
            <w:r>
              <w:rPr>
                <w:sz w:val="20"/>
              </w:rPr>
              <w:t xml:space="preserve">Baja Factura de Proveedores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FBD772A" w14:textId="77777777">
            <w:pPr>
              <w:spacing w:after="0" w:line="259" w:lineRule="auto"/>
              <w:ind w:left="0" w:firstLine="0"/>
              <w:jc w:val="left"/>
            </w:pPr>
            <w:r>
              <w:rPr>
                <w:sz w:val="20"/>
              </w:rPr>
              <w:t xml:space="preserve">1 </w:t>
            </w:r>
          </w:p>
        </w:tc>
      </w:tr>
      <w:tr w:rsidR="00BB600F" w14:paraId="7EE7AEC5"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1762A59" w14:textId="77777777">
            <w:pPr>
              <w:spacing w:after="0" w:line="259" w:lineRule="auto"/>
              <w:ind w:left="0" w:firstLine="0"/>
              <w:jc w:val="left"/>
            </w:pPr>
            <w:r>
              <w:rPr>
                <w:sz w:val="20"/>
              </w:rPr>
              <w:t xml:space="preserve">R12.3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D434F07" w14:textId="77777777">
            <w:pPr>
              <w:spacing w:after="0" w:line="259" w:lineRule="auto"/>
              <w:ind w:left="0" w:firstLine="0"/>
              <w:jc w:val="left"/>
            </w:pPr>
            <w:r>
              <w:rPr>
                <w:sz w:val="20"/>
              </w:rPr>
              <w:t xml:space="preserve">Modificación Factura de Proveedores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1A3BB050" w14:textId="77777777">
            <w:pPr>
              <w:spacing w:after="0" w:line="259" w:lineRule="auto"/>
              <w:ind w:left="0" w:firstLine="0"/>
              <w:jc w:val="left"/>
            </w:pPr>
            <w:r>
              <w:rPr>
                <w:sz w:val="20"/>
              </w:rPr>
              <w:t xml:space="preserve">1 </w:t>
            </w:r>
          </w:p>
        </w:tc>
      </w:tr>
      <w:tr w:rsidR="00BB600F" w14:paraId="1EA5BD79"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928C73C" w14:textId="77777777">
            <w:pPr>
              <w:spacing w:after="0" w:line="259" w:lineRule="auto"/>
              <w:ind w:left="0" w:firstLine="0"/>
              <w:jc w:val="left"/>
            </w:pPr>
            <w:r>
              <w:rPr>
                <w:sz w:val="20"/>
              </w:rPr>
              <w:t xml:space="preserve">R13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4C701273" w14:textId="77777777">
            <w:pPr>
              <w:spacing w:after="0" w:line="259" w:lineRule="auto"/>
              <w:ind w:left="0" w:firstLine="0"/>
              <w:jc w:val="left"/>
            </w:pPr>
            <w:r>
              <w:rPr>
                <w:sz w:val="20"/>
              </w:rPr>
              <w:t xml:space="preserve">Mantenimiento de datos de los Pedidos a Proveedores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280B4D3" w14:textId="77777777">
            <w:pPr>
              <w:spacing w:after="0" w:line="259" w:lineRule="auto"/>
              <w:ind w:left="0" w:firstLine="0"/>
              <w:jc w:val="left"/>
            </w:pPr>
            <w:r>
              <w:rPr>
                <w:sz w:val="20"/>
              </w:rPr>
              <w:t xml:space="preserve"> </w:t>
            </w:r>
          </w:p>
        </w:tc>
      </w:tr>
      <w:tr w:rsidR="00BB600F" w14:paraId="0688B550"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76294FD" w14:textId="77777777">
            <w:pPr>
              <w:spacing w:after="0" w:line="259" w:lineRule="auto"/>
              <w:ind w:left="0" w:firstLine="0"/>
              <w:jc w:val="left"/>
            </w:pPr>
            <w:r>
              <w:rPr>
                <w:sz w:val="20"/>
              </w:rPr>
              <w:t xml:space="preserve">R13.1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BFA8A12" w14:textId="77777777">
            <w:pPr>
              <w:spacing w:after="0" w:line="259" w:lineRule="auto"/>
              <w:ind w:left="0" w:firstLine="0"/>
              <w:jc w:val="left"/>
            </w:pPr>
            <w:r>
              <w:rPr>
                <w:sz w:val="20"/>
              </w:rPr>
              <w:t xml:space="preserve">Alta Pedido a Proveedor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58FBE69" w14:textId="77777777">
            <w:pPr>
              <w:spacing w:after="0" w:line="259" w:lineRule="auto"/>
              <w:ind w:left="0" w:firstLine="0"/>
              <w:jc w:val="left"/>
            </w:pPr>
            <w:r>
              <w:rPr>
                <w:sz w:val="20"/>
              </w:rPr>
              <w:t xml:space="preserve">5 </w:t>
            </w:r>
          </w:p>
        </w:tc>
      </w:tr>
      <w:tr w:rsidR="00BB600F" w14:paraId="4A7A6627"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5A07882" w14:textId="77777777">
            <w:pPr>
              <w:spacing w:after="0" w:line="259" w:lineRule="auto"/>
              <w:ind w:left="0" w:firstLine="0"/>
              <w:jc w:val="left"/>
            </w:pPr>
            <w:r>
              <w:rPr>
                <w:sz w:val="20"/>
              </w:rPr>
              <w:t xml:space="preserve">R13.2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83BE0C7" w14:textId="77777777">
            <w:pPr>
              <w:spacing w:after="0" w:line="259" w:lineRule="auto"/>
              <w:ind w:left="0" w:firstLine="0"/>
              <w:jc w:val="left"/>
            </w:pPr>
            <w:r>
              <w:rPr>
                <w:sz w:val="20"/>
              </w:rPr>
              <w:t xml:space="preserve">Baja Pedido a Proveedor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6C2B0C0E" w14:textId="77777777">
            <w:pPr>
              <w:spacing w:after="0" w:line="259" w:lineRule="auto"/>
              <w:ind w:left="0" w:firstLine="0"/>
              <w:jc w:val="left"/>
            </w:pPr>
            <w:r>
              <w:rPr>
                <w:sz w:val="20"/>
              </w:rPr>
              <w:t xml:space="preserve">5 </w:t>
            </w:r>
          </w:p>
        </w:tc>
      </w:tr>
      <w:tr w:rsidR="00BB600F" w14:paraId="3A2135C7"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4ADC3C1" w14:textId="77777777">
            <w:pPr>
              <w:spacing w:after="0" w:line="259" w:lineRule="auto"/>
              <w:ind w:left="0" w:firstLine="0"/>
              <w:jc w:val="left"/>
            </w:pPr>
            <w:r>
              <w:rPr>
                <w:sz w:val="20"/>
              </w:rPr>
              <w:t xml:space="preserve">R13.3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293B97EF" w14:textId="77777777">
            <w:pPr>
              <w:spacing w:after="0" w:line="259" w:lineRule="auto"/>
              <w:ind w:left="0" w:firstLine="0"/>
              <w:jc w:val="left"/>
            </w:pPr>
            <w:r>
              <w:rPr>
                <w:sz w:val="20"/>
              </w:rPr>
              <w:t xml:space="preserve">Modificación Pedido a Proveedor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6E4076FA" w14:textId="77777777">
            <w:pPr>
              <w:spacing w:after="0" w:line="259" w:lineRule="auto"/>
              <w:ind w:left="0" w:firstLine="0"/>
              <w:jc w:val="left"/>
            </w:pPr>
            <w:r>
              <w:rPr>
                <w:sz w:val="20"/>
              </w:rPr>
              <w:t xml:space="preserve">5 </w:t>
            </w:r>
          </w:p>
        </w:tc>
      </w:tr>
      <w:tr w:rsidR="00BB600F" w14:paraId="6D19F221" w14:textId="77777777">
        <w:trPr>
          <w:trHeight w:val="480"/>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718EEEF" w14:textId="77777777">
            <w:pPr>
              <w:spacing w:after="0" w:line="259" w:lineRule="auto"/>
              <w:ind w:left="0" w:firstLine="0"/>
              <w:jc w:val="left"/>
            </w:pPr>
            <w:r>
              <w:rPr>
                <w:sz w:val="20"/>
              </w:rPr>
              <w:lastRenderedPageBreak/>
              <w:t xml:space="preserve">R14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292FFEC" w14:textId="77777777">
            <w:pPr>
              <w:spacing w:after="0" w:line="259" w:lineRule="auto"/>
              <w:ind w:left="0" w:firstLine="0"/>
              <w:jc w:val="left"/>
            </w:pPr>
            <w:r>
              <w:rPr>
                <w:sz w:val="20"/>
              </w:rPr>
              <w:t xml:space="preserve">Mantenimiento de datos de las Actualizaciones de Existencias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C70C3F2" w14:textId="77777777">
            <w:pPr>
              <w:spacing w:after="0" w:line="259" w:lineRule="auto"/>
              <w:ind w:left="0" w:firstLine="0"/>
              <w:jc w:val="left"/>
            </w:pPr>
            <w:r>
              <w:rPr>
                <w:sz w:val="20"/>
              </w:rPr>
              <w:t xml:space="preserve"> </w:t>
            </w:r>
          </w:p>
        </w:tc>
      </w:tr>
      <w:tr w:rsidR="00BB600F" w14:paraId="1DB25788"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76ADD51" w14:textId="77777777">
            <w:pPr>
              <w:spacing w:after="0" w:line="259" w:lineRule="auto"/>
              <w:ind w:left="0" w:firstLine="0"/>
              <w:jc w:val="left"/>
            </w:pPr>
            <w:r>
              <w:rPr>
                <w:sz w:val="20"/>
              </w:rPr>
              <w:t xml:space="preserve">R14.1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9B933AE" w14:textId="77777777">
            <w:pPr>
              <w:spacing w:after="0" w:line="259" w:lineRule="auto"/>
              <w:ind w:left="0" w:firstLine="0"/>
              <w:jc w:val="left"/>
            </w:pPr>
            <w:r>
              <w:rPr>
                <w:sz w:val="20"/>
              </w:rPr>
              <w:t xml:space="preserve">Alta Actualización de Existencias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1009072" w14:textId="77777777">
            <w:pPr>
              <w:spacing w:after="0" w:line="259" w:lineRule="auto"/>
              <w:ind w:left="0" w:firstLine="0"/>
              <w:jc w:val="left"/>
            </w:pPr>
            <w:r>
              <w:rPr>
                <w:sz w:val="20"/>
              </w:rPr>
              <w:t xml:space="preserve">5 </w:t>
            </w:r>
          </w:p>
        </w:tc>
      </w:tr>
      <w:tr w:rsidR="00BB600F" w14:paraId="1A7DAD52"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DD4C862" w14:textId="77777777">
            <w:pPr>
              <w:spacing w:after="0" w:line="259" w:lineRule="auto"/>
              <w:ind w:left="0" w:firstLine="0"/>
              <w:jc w:val="left"/>
            </w:pPr>
            <w:r>
              <w:rPr>
                <w:sz w:val="20"/>
              </w:rPr>
              <w:t xml:space="preserve">R14.2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4718387C" w14:textId="77777777">
            <w:pPr>
              <w:spacing w:after="0" w:line="259" w:lineRule="auto"/>
              <w:ind w:left="0" w:firstLine="0"/>
              <w:jc w:val="left"/>
            </w:pPr>
            <w:r>
              <w:rPr>
                <w:sz w:val="20"/>
              </w:rPr>
              <w:t xml:space="preserve">Baja Actualización de Existencias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73BC192" w14:textId="77777777">
            <w:pPr>
              <w:spacing w:after="0" w:line="259" w:lineRule="auto"/>
              <w:ind w:left="0" w:firstLine="0"/>
              <w:jc w:val="left"/>
            </w:pPr>
            <w:r>
              <w:rPr>
                <w:sz w:val="20"/>
              </w:rPr>
              <w:t xml:space="preserve">5 </w:t>
            </w:r>
          </w:p>
        </w:tc>
      </w:tr>
      <w:tr w:rsidR="00BB600F" w14:paraId="32AF3ACD"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26EEDDE" w14:textId="77777777">
            <w:pPr>
              <w:spacing w:after="0" w:line="259" w:lineRule="auto"/>
              <w:ind w:left="0" w:firstLine="0"/>
              <w:jc w:val="left"/>
            </w:pPr>
            <w:r>
              <w:rPr>
                <w:sz w:val="20"/>
              </w:rPr>
              <w:t xml:space="preserve">R14.3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4A837A3" w14:textId="77777777">
            <w:pPr>
              <w:spacing w:after="0" w:line="259" w:lineRule="auto"/>
              <w:ind w:left="0" w:firstLine="0"/>
              <w:jc w:val="left"/>
            </w:pPr>
            <w:r>
              <w:rPr>
                <w:sz w:val="20"/>
              </w:rPr>
              <w:t xml:space="preserve">Modificación de Existencias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46B47D3" w14:textId="77777777">
            <w:pPr>
              <w:spacing w:after="0" w:line="259" w:lineRule="auto"/>
              <w:ind w:left="0" w:firstLine="0"/>
              <w:jc w:val="left"/>
            </w:pPr>
            <w:r>
              <w:rPr>
                <w:sz w:val="20"/>
              </w:rPr>
              <w:t xml:space="preserve">5 </w:t>
            </w:r>
          </w:p>
        </w:tc>
      </w:tr>
      <w:tr w:rsidR="00BB600F" w14:paraId="037083C4"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76F9973" w14:textId="77777777">
            <w:pPr>
              <w:spacing w:after="0" w:line="259" w:lineRule="auto"/>
              <w:ind w:left="0" w:firstLine="0"/>
              <w:jc w:val="left"/>
            </w:pPr>
            <w:r>
              <w:rPr>
                <w:sz w:val="20"/>
              </w:rPr>
              <w:t xml:space="preserve">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F5E957C" w14:textId="77777777">
            <w:pPr>
              <w:spacing w:after="0" w:line="259" w:lineRule="auto"/>
              <w:ind w:left="0" w:firstLine="0"/>
              <w:jc w:val="left"/>
            </w:pPr>
            <w:r>
              <w:rPr>
                <w:sz w:val="20"/>
              </w:rPr>
              <w:t xml:space="preserve">Consultas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A99A58A" w14:textId="77777777">
            <w:pPr>
              <w:spacing w:after="0" w:line="259" w:lineRule="auto"/>
              <w:ind w:left="0" w:firstLine="0"/>
              <w:jc w:val="left"/>
            </w:pPr>
            <w:r>
              <w:rPr>
                <w:sz w:val="20"/>
              </w:rPr>
              <w:t xml:space="preserve"> </w:t>
            </w:r>
          </w:p>
        </w:tc>
      </w:tr>
      <w:tr w:rsidR="00BB600F" w14:paraId="5DEC661E"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E7BA782" w14:textId="77777777">
            <w:pPr>
              <w:spacing w:after="0" w:line="259" w:lineRule="auto"/>
              <w:ind w:left="0" w:firstLine="0"/>
              <w:jc w:val="left"/>
            </w:pPr>
            <w:r>
              <w:rPr>
                <w:sz w:val="20"/>
              </w:rPr>
              <w:t xml:space="preserve">R15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8D5EDA2" w14:textId="77777777">
            <w:pPr>
              <w:spacing w:after="0" w:line="259" w:lineRule="auto"/>
              <w:ind w:left="0" w:firstLine="0"/>
              <w:jc w:val="left"/>
            </w:pPr>
            <w:r>
              <w:rPr>
                <w:sz w:val="20"/>
              </w:rPr>
              <w:t xml:space="preserve">Consultas de Proveedores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20A3DAA" w14:textId="77777777">
            <w:pPr>
              <w:spacing w:after="0" w:line="259" w:lineRule="auto"/>
              <w:ind w:left="0" w:firstLine="0"/>
              <w:jc w:val="left"/>
            </w:pPr>
            <w:r>
              <w:rPr>
                <w:sz w:val="20"/>
              </w:rPr>
              <w:t xml:space="preserve">5 </w:t>
            </w:r>
          </w:p>
        </w:tc>
      </w:tr>
      <w:tr w:rsidR="00BB600F" w14:paraId="261C3058"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116720E" w14:textId="77777777">
            <w:pPr>
              <w:spacing w:after="0" w:line="259" w:lineRule="auto"/>
              <w:ind w:left="0" w:firstLine="0"/>
              <w:jc w:val="left"/>
            </w:pPr>
            <w:r>
              <w:rPr>
                <w:sz w:val="20"/>
              </w:rPr>
              <w:t xml:space="preserve">R15.1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652255CE" w14:textId="77777777">
            <w:pPr>
              <w:spacing w:after="0" w:line="259" w:lineRule="auto"/>
              <w:ind w:left="0" w:firstLine="0"/>
              <w:jc w:val="left"/>
            </w:pPr>
            <w:r>
              <w:rPr>
                <w:sz w:val="20"/>
              </w:rPr>
              <w:t xml:space="preserve">Consulta de Proveedor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7142AE0E" w14:textId="77777777">
            <w:pPr>
              <w:spacing w:after="0" w:line="259" w:lineRule="auto"/>
              <w:ind w:left="0" w:firstLine="0"/>
              <w:jc w:val="left"/>
            </w:pPr>
            <w:r>
              <w:rPr>
                <w:sz w:val="20"/>
              </w:rPr>
              <w:t xml:space="preserve">5 </w:t>
            </w:r>
          </w:p>
        </w:tc>
      </w:tr>
      <w:tr w:rsidR="00BB600F" w14:paraId="74B4FD1F"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277711E" w14:textId="77777777">
            <w:pPr>
              <w:spacing w:after="0" w:line="259" w:lineRule="auto"/>
              <w:ind w:left="0" w:firstLine="0"/>
              <w:jc w:val="left"/>
            </w:pPr>
            <w:r>
              <w:rPr>
                <w:sz w:val="20"/>
              </w:rPr>
              <w:t xml:space="preserve">R16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B3B5ADF" w14:textId="77777777">
            <w:pPr>
              <w:spacing w:after="0" w:line="259" w:lineRule="auto"/>
              <w:ind w:left="0" w:firstLine="0"/>
              <w:jc w:val="left"/>
            </w:pPr>
            <w:r>
              <w:rPr>
                <w:sz w:val="20"/>
              </w:rPr>
              <w:t xml:space="preserve">Consultas Personal Restaurante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F1A0816" w14:textId="77777777">
            <w:pPr>
              <w:spacing w:after="0" w:line="259" w:lineRule="auto"/>
              <w:ind w:left="0" w:firstLine="0"/>
              <w:jc w:val="left"/>
            </w:pPr>
            <w:r>
              <w:rPr>
                <w:sz w:val="20"/>
              </w:rPr>
              <w:t xml:space="preserve"> </w:t>
            </w:r>
          </w:p>
        </w:tc>
      </w:tr>
      <w:tr w:rsidR="00BB600F" w14:paraId="06001B33"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E5F72E4" w14:textId="77777777">
            <w:pPr>
              <w:spacing w:after="0" w:line="259" w:lineRule="auto"/>
              <w:ind w:left="0" w:firstLine="0"/>
              <w:jc w:val="left"/>
            </w:pPr>
            <w:r>
              <w:rPr>
                <w:sz w:val="20"/>
              </w:rPr>
              <w:t xml:space="preserve">R16.1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EC76C93" w14:textId="77777777">
            <w:pPr>
              <w:spacing w:after="0" w:line="259" w:lineRule="auto"/>
              <w:ind w:left="0" w:firstLine="0"/>
              <w:jc w:val="left"/>
            </w:pPr>
            <w:r>
              <w:rPr>
                <w:sz w:val="20"/>
              </w:rPr>
              <w:t xml:space="preserve">Consulta Personal Restaurante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139CEB6B" w14:textId="77777777">
            <w:pPr>
              <w:spacing w:after="0" w:line="259" w:lineRule="auto"/>
              <w:ind w:left="0" w:firstLine="0"/>
              <w:jc w:val="left"/>
            </w:pPr>
            <w:r>
              <w:rPr>
                <w:sz w:val="20"/>
              </w:rPr>
              <w:t xml:space="preserve">5 </w:t>
            </w:r>
          </w:p>
        </w:tc>
      </w:tr>
      <w:tr w:rsidR="00BB600F" w14:paraId="73C9C29E"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D203743" w14:textId="77777777">
            <w:pPr>
              <w:spacing w:after="0" w:line="259" w:lineRule="auto"/>
              <w:ind w:left="0" w:firstLine="0"/>
              <w:jc w:val="left"/>
            </w:pPr>
            <w:r>
              <w:rPr>
                <w:sz w:val="20"/>
              </w:rPr>
              <w:t xml:space="preserve">R17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67F4E6F8" w14:textId="77777777">
            <w:pPr>
              <w:spacing w:after="0" w:line="259" w:lineRule="auto"/>
              <w:ind w:left="0" w:firstLine="0"/>
              <w:jc w:val="left"/>
            </w:pPr>
            <w:r>
              <w:rPr>
                <w:sz w:val="20"/>
              </w:rPr>
              <w:t xml:space="preserve">Consulta Comedores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94DABEF" w14:textId="77777777">
            <w:pPr>
              <w:spacing w:after="0" w:line="259" w:lineRule="auto"/>
              <w:ind w:left="0" w:firstLine="0"/>
              <w:jc w:val="left"/>
            </w:pPr>
            <w:r>
              <w:rPr>
                <w:sz w:val="20"/>
              </w:rPr>
              <w:t xml:space="preserve"> </w:t>
            </w:r>
          </w:p>
        </w:tc>
      </w:tr>
      <w:tr w:rsidR="00BB600F" w14:paraId="636643CD"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E3C1C97" w14:textId="77777777">
            <w:pPr>
              <w:spacing w:after="0" w:line="259" w:lineRule="auto"/>
              <w:ind w:left="0" w:firstLine="0"/>
              <w:jc w:val="left"/>
            </w:pPr>
            <w:r>
              <w:rPr>
                <w:sz w:val="20"/>
              </w:rPr>
              <w:t xml:space="preserve">R17.1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32183A2" w14:textId="77777777">
            <w:pPr>
              <w:spacing w:after="0" w:line="259" w:lineRule="auto"/>
              <w:ind w:left="0" w:firstLine="0"/>
              <w:jc w:val="left"/>
            </w:pPr>
            <w:r>
              <w:rPr>
                <w:sz w:val="20"/>
              </w:rPr>
              <w:t xml:space="preserve">Consulta Comedor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7C388DC" w14:textId="77777777">
            <w:pPr>
              <w:spacing w:after="0" w:line="259" w:lineRule="auto"/>
              <w:ind w:left="0" w:firstLine="0"/>
              <w:jc w:val="left"/>
            </w:pPr>
            <w:r>
              <w:rPr>
                <w:sz w:val="20"/>
              </w:rPr>
              <w:t xml:space="preserve">3 </w:t>
            </w:r>
          </w:p>
        </w:tc>
      </w:tr>
      <w:tr w:rsidR="00BB600F" w14:paraId="369BD5AB"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544052F" w14:textId="77777777">
            <w:pPr>
              <w:spacing w:after="0" w:line="259" w:lineRule="auto"/>
              <w:ind w:left="0" w:firstLine="0"/>
              <w:jc w:val="left"/>
            </w:pPr>
            <w:r>
              <w:rPr>
                <w:sz w:val="20"/>
              </w:rPr>
              <w:t xml:space="preserve">R18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D87C39F" w14:textId="77777777">
            <w:pPr>
              <w:spacing w:after="0" w:line="259" w:lineRule="auto"/>
              <w:ind w:left="0" w:firstLine="0"/>
              <w:jc w:val="left"/>
            </w:pPr>
            <w:r>
              <w:rPr>
                <w:sz w:val="20"/>
              </w:rPr>
              <w:t xml:space="preserve">Consultas Reservas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C68AC03" w14:textId="77777777">
            <w:pPr>
              <w:spacing w:after="0" w:line="259" w:lineRule="auto"/>
              <w:ind w:left="0" w:firstLine="0"/>
              <w:jc w:val="left"/>
            </w:pPr>
            <w:r>
              <w:rPr>
                <w:sz w:val="20"/>
              </w:rPr>
              <w:t xml:space="preserve"> </w:t>
            </w:r>
          </w:p>
        </w:tc>
      </w:tr>
      <w:tr w:rsidR="00BB600F" w14:paraId="2EEA1FBC"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360CE27" w14:textId="77777777">
            <w:pPr>
              <w:spacing w:after="0" w:line="259" w:lineRule="auto"/>
              <w:ind w:left="0" w:firstLine="0"/>
              <w:jc w:val="left"/>
            </w:pPr>
            <w:r>
              <w:rPr>
                <w:sz w:val="20"/>
              </w:rPr>
              <w:t xml:space="preserve">R18.1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3D15728" w14:textId="77777777">
            <w:pPr>
              <w:spacing w:after="0" w:line="259" w:lineRule="auto"/>
              <w:ind w:left="0" w:firstLine="0"/>
              <w:jc w:val="left"/>
            </w:pPr>
            <w:r>
              <w:rPr>
                <w:sz w:val="20"/>
              </w:rPr>
              <w:t xml:space="preserve">Consulta Reserva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11095AB9" w14:textId="77777777">
            <w:pPr>
              <w:spacing w:after="0" w:line="259" w:lineRule="auto"/>
              <w:ind w:left="0" w:firstLine="0"/>
              <w:jc w:val="left"/>
            </w:pPr>
            <w:r>
              <w:rPr>
                <w:sz w:val="20"/>
              </w:rPr>
              <w:t xml:space="preserve">3 </w:t>
            </w:r>
          </w:p>
        </w:tc>
      </w:tr>
      <w:tr w:rsidR="00BB600F" w14:paraId="11FB8BBD"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6D02F6F" w14:textId="77777777">
            <w:pPr>
              <w:spacing w:after="0" w:line="259" w:lineRule="auto"/>
              <w:ind w:left="0" w:firstLine="0"/>
              <w:jc w:val="left"/>
            </w:pPr>
            <w:r>
              <w:rPr>
                <w:sz w:val="20"/>
              </w:rPr>
              <w:t xml:space="preserve">R19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BB8A1BE" w14:textId="77777777">
            <w:pPr>
              <w:spacing w:after="0" w:line="259" w:lineRule="auto"/>
              <w:ind w:left="0" w:firstLine="0"/>
              <w:jc w:val="left"/>
            </w:pPr>
            <w:r>
              <w:rPr>
                <w:sz w:val="20"/>
              </w:rPr>
              <w:t xml:space="preserve">Consultas Platos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521EFDB" w14:textId="77777777">
            <w:pPr>
              <w:spacing w:after="0" w:line="259" w:lineRule="auto"/>
              <w:ind w:left="0" w:firstLine="0"/>
              <w:jc w:val="left"/>
            </w:pPr>
            <w:r>
              <w:rPr>
                <w:sz w:val="20"/>
              </w:rPr>
              <w:t xml:space="preserve"> </w:t>
            </w:r>
          </w:p>
        </w:tc>
      </w:tr>
      <w:tr w:rsidR="00BB600F" w14:paraId="2A1A2986"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A2C89B4" w14:textId="77777777">
            <w:pPr>
              <w:spacing w:after="0" w:line="259" w:lineRule="auto"/>
              <w:ind w:left="0" w:firstLine="0"/>
              <w:jc w:val="left"/>
            </w:pPr>
            <w:r>
              <w:rPr>
                <w:sz w:val="20"/>
              </w:rPr>
              <w:t xml:space="preserve">R19.1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19ABB980" w14:textId="77777777">
            <w:pPr>
              <w:spacing w:after="0" w:line="259" w:lineRule="auto"/>
              <w:ind w:left="0" w:firstLine="0"/>
              <w:jc w:val="left"/>
            </w:pPr>
            <w:r>
              <w:rPr>
                <w:sz w:val="20"/>
              </w:rPr>
              <w:t xml:space="preserve">Consulta Plato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6BF827C2" w14:textId="77777777">
            <w:pPr>
              <w:spacing w:after="0" w:line="259" w:lineRule="auto"/>
              <w:ind w:left="0" w:firstLine="0"/>
              <w:jc w:val="left"/>
            </w:pPr>
            <w:r>
              <w:rPr>
                <w:sz w:val="20"/>
              </w:rPr>
              <w:t xml:space="preserve">5 </w:t>
            </w:r>
          </w:p>
        </w:tc>
      </w:tr>
      <w:tr w:rsidR="00BB600F" w14:paraId="7AE7FDE5"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8B7D0D2" w14:textId="77777777">
            <w:pPr>
              <w:spacing w:after="0" w:line="259" w:lineRule="auto"/>
              <w:ind w:left="0" w:firstLine="0"/>
              <w:jc w:val="left"/>
            </w:pPr>
            <w:r>
              <w:rPr>
                <w:sz w:val="20"/>
              </w:rPr>
              <w:t xml:space="preserve">R20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4ED2EBA5" w14:textId="77777777">
            <w:pPr>
              <w:spacing w:after="0" w:line="259" w:lineRule="auto"/>
              <w:ind w:left="0" w:firstLine="0"/>
              <w:jc w:val="left"/>
            </w:pPr>
            <w:r>
              <w:rPr>
                <w:sz w:val="20"/>
              </w:rPr>
              <w:t xml:space="preserve">Consulta Menús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CA6ED3D" w14:textId="77777777">
            <w:pPr>
              <w:spacing w:after="0" w:line="259" w:lineRule="auto"/>
              <w:ind w:left="0" w:firstLine="0"/>
              <w:jc w:val="left"/>
            </w:pPr>
            <w:r>
              <w:rPr>
                <w:sz w:val="20"/>
              </w:rPr>
              <w:t xml:space="preserve"> </w:t>
            </w:r>
          </w:p>
        </w:tc>
      </w:tr>
      <w:tr w:rsidR="00BB600F" w14:paraId="7ADCAAF9"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10437FF" w14:textId="77777777">
            <w:pPr>
              <w:spacing w:after="0" w:line="259" w:lineRule="auto"/>
              <w:ind w:left="0" w:firstLine="0"/>
              <w:jc w:val="left"/>
            </w:pPr>
            <w:r>
              <w:rPr>
                <w:sz w:val="20"/>
              </w:rPr>
              <w:t xml:space="preserve">R20.1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9E50A95" w14:textId="77777777">
            <w:pPr>
              <w:spacing w:after="0" w:line="259" w:lineRule="auto"/>
              <w:ind w:left="0" w:firstLine="0"/>
              <w:jc w:val="left"/>
            </w:pPr>
            <w:r>
              <w:rPr>
                <w:sz w:val="20"/>
              </w:rPr>
              <w:t xml:space="preserve">Consulta Menú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2D39A8C" w14:textId="77777777">
            <w:pPr>
              <w:spacing w:after="0" w:line="259" w:lineRule="auto"/>
              <w:ind w:left="0" w:firstLine="0"/>
              <w:jc w:val="left"/>
            </w:pPr>
            <w:r>
              <w:rPr>
                <w:sz w:val="20"/>
              </w:rPr>
              <w:t xml:space="preserve">3 </w:t>
            </w:r>
          </w:p>
        </w:tc>
      </w:tr>
      <w:tr w:rsidR="00BB600F" w14:paraId="25F0252E"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E98028C" w14:textId="77777777">
            <w:pPr>
              <w:spacing w:after="0" w:line="259" w:lineRule="auto"/>
              <w:ind w:left="0" w:firstLine="0"/>
              <w:jc w:val="left"/>
            </w:pPr>
            <w:r>
              <w:rPr>
                <w:sz w:val="20"/>
              </w:rPr>
              <w:t xml:space="preserve">R21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28A6AAE0" w14:textId="77777777">
            <w:pPr>
              <w:spacing w:after="0" w:line="259" w:lineRule="auto"/>
              <w:ind w:left="0" w:firstLine="0"/>
              <w:jc w:val="left"/>
            </w:pPr>
            <w:r>
              <w:rPr>
                <w:sz w:val="20"/>
              </w:rPr>
              <w:t xml:space="preserve">Consultas Cartas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1CF60A26" w14:textId="77777777">
            <w:pPr>
              <w:spacing w:after="0" w:line="259" w:lineRule="auto"/>
              <w:ind w:left="0" w:firstLine="0"/>
              <w:jc w:val="left"/>
            </w:pPr>
            <w:r>
              <w:rPr>
                <w:sz w:val="20"/>
              </w:rPr>
              <w:t xml:space="preserve"> </w:t>
            </w:r>
          </w:p>
        </w:tc>
      </w:tr>
      <w:tr w:rsidR="00BB600F" w14:paraId="4DE7E4B5"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8CF133B" w14:textId="77777777">
            <w:pPr>
              <w:spacing w:after="0" w:line="259" w:lineRule="auto"/>
              <w:ind w:left="0" w:firstLine="0"/>
              <w:jc w:val="left"/>
            </w:pPr>
            <w:r>
              <w:rPr>
                <w:sz w:val="20"/>
              </w:rPr>
              <w:t xml:space="preserve">R21.1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B2176C9" w14:textId="77777777">
            <w:pPr>
              <w:spacing w:after="0" w:line="259" w:lineRule="auto"/>
              <w:ind w:left="0" w:firstLine="0"/>
              <w:jc w:val="left"/>
            </w:pPr>
            <w:r>
              <w:rPr>
                <w:sz w:val="20"/>
              </w:rPr>
              <w:t xml:space="preserve">Consulta Carta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1DD6A0EA" w14:textId="77777777">
            <w:pPr>
              <w:spacing w:after="0" w:line="259" w:lineRule="auto"/>
              <w:ind w:left="0" w:firstLine="0"/>
              <w:jc w:val="left"/>
            </w:pPr>
            <w:r>
              <w:rPr>
                <w:sz w:val="20"/>
              </w:rPr>
              <w:t xml:space="preserve">3 </w:t>
            </w:r>
          </w:p>
        </w:tc>
      </w:tr>
      <w:tr w:rsidR="00BB600F" w14:paraId="08F6420B"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43DDA54" w14:textId="77777777">
            <w:pPr>
              <w:spacing w:after="0" w:line="259" w:lineRule="auto"/>
              <w:ind w:left="0" w:firstLine="0"/>
              <w:jc w:val="left"/>
            </w:pPr>
            <w:r>
              <w:rPr>
                <w:sz w:val="20"/>
              </w:rPr>
              <w:t xml:space="preserve">R22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63EDBBE7" w14:textId="77777777">
            <w:pPr>
              <w:spacing w:after="0" w:line="259" w:lineRule="auto"/>
              <w:ind w:left="0" w:firstLine="0"/>
              <w:jc w:val="left"/>
            </w:pPr>
            <w:r>
              <w:rPr>
                <w:sz w:val="20"/>
              </w:rPr>
              <w:t xml:space="preserve">Consultas Comandas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24E82A2" w14:textId="77777777">
            <w:pPr>
              <w:spacing w:after="0" w:line="259" w:lineRule="auto"/>
              <w:ind w:left="0" w:firstLine="0"/>
              <w:jc w:val="left"/>
            </w:pPr>
            <w:r>
              <w:rPr>
                <w:sz w:val="20"/>
              </w:rPr>
              <w:t xml:space="preserve"> </w:t>
            </w:r>
          </w:p>
        </w:tc>
      </w:tr>
      <w:tr w:rsidR="00BB600F" w14:paraId="51DCC7CD"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A505485" w14:textId="77777777">
            <w:pPr>
              <w:spacing w:after="0" w:line="259" w:lineRule="auto"/>
              <w:ind w:left="0" w:firstLine="0"/>
              <w:jc w:val="left"/>
            </w:pPr>
            <w:r>
              <w:rPr>
                <w:sz w:val="20"/>
              </w:rPr>
              <w:t xml:space="preserve">R22.1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26C758D2" w14:textId="77777777">
            <w:pPr>
              <w:spacing w:after="0" w:line="259" w:lineRule="auto"/>
              <w:ind w:left="0" w:firstLine="0"/>
              <w:jc w:val="left"/>
            </w:pPr>
            <w:r>
              <w:rPr>
                <w:sz w:val="20"/>
              </w:rPr>
              <w:t xml:space="preserve">Consulta Comanda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8A73659" w14:textId="77777777">
            <w:pPr>
              <w:spacing w:after="0" w:line="259" w:lineRule="auto"/>
              <w:ind w:left="0" w:firstLine="0"/>
              <w:jc w:val="left"/>
            </w:pPr>
            <w:r>
              <w:rPr>
                <w:sz w:val="20"/>
              </w:rPr>
              <w:t xml:space="preserve">3 </w:t>
            </w:r>
          </w:p>
        </w:tc>
      </w:tr>
      <w:tr w:rsidR="00BB600F" w14:paraId="14A4D242"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DE9EAA7" w14:textId="77777777">
            <w:pPr>
              <w:spacing w:after="0" w:line="259" w:lineRule="auto"/>
              <w:ind w:left="0" w:firstLine="0"/>
              <w:jc w:val="left"/>
            </w:pPr>
            <w:r>
              <w:rPr>
                <w:sz w:val="20"/>
              </w:rPr>
              <w:t xml:space="preserve">R23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1DBC0B7" w14:textId="77777777">
            <w:pPr>
              <w:spacing w:after="0" w:line="259" w:lineRule="auto"/>
              <w:ind w:left="0" w:firstLine="0"/>
              <w:jc w:val="left"/>
            </w:pPr>
            <w:r>
              <w:rPr>
                <w:sz w:val="20"/>
              </w:rPr>
              <w:t xml:space="preserve">Consultas Facturas de Clientes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67D0139" w14:textId="77777777">
            <w:pPr>
              <w:spacing w:after="0" w:line="259" w:lineRule="auto"/>
              <w:ind w:left="0" w:firstLine="0"/>
              <w:jc w:val="left"/>
            </w:pPr>
            <w:r>
              <w:rPr>
                <w:sz w:val="20"/>
              </w:rPr>
              <w:t xml:space="preserve"> </w:t>
            </w:r>
          </w:p>
        </w:tc>
      </w:tr>
      <w:tr w:rsidR="00BB600F" w14:paraId="22514148"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222ECB2" w14:textId="77777777">
            <w:pPr>
              <w:spacing w:after="0" w:line="259" w:lineRule="auto"/>
              <w:ind w:left="0" w:firstLine="0"/>
              <w:jc w:val="left"/>
            </w:pPr>
            <w:r>
              <w:rPr>
                <w:sz w:val="20"/>
              </w:rPr>
              <w:t xml:space="preserve">R23.1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60DF1D69" w14:textId="77777777">
            <w:pPr>
              <w:spacing w:after="0" w:line="259" w:lineRule="auto"/>
              <w:ind w:left="0" w:firstLine="0"/>
              <w:jc w:val="left"/>
            </w:pPr>
            <w:r>
              <w:rPr>
                <w:sz w:val="20"/>
              </w:rPr>
              <w:t xml:space="preserve">Consulta Factura de Cliente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6A78408D" w14:textId="77777777">
            <w:pPr>
              <w:spacing w:after="0" w:line="259" w:lineRule="auto"/>
              <w:ind w:left="0" w:firstLine="0"/>
              <w:jc w:val="left"/>
            </w:pPr>
            <w:r>
              <w:rPr>
                <w:sz w:val="20"/>
              </w:rPr>
              <w:t xml:space="preserve">5 </w:t>
            </w:r>
          </w:p>
        </w:tc>
      </w:tr>
      <w:tr w:rsidR="00BB600F" w14:paraId="638ECA63"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2423BC1" w14:textId="77777777">
            <w:pPr>
              <w:spacing w:after="0" w:line="259" w:lineRule="auto"/>
              <w:ind w:left="0" w:firstLine="0"/>
              <w:jc w:val="left"/>
            </w:pPr>
            <w:r>
              <w:rPr>
                <w:sz w:val="20"/>
              </w:rPr>
              <w:t xml:space="preserve">R24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61FB115C" w14:textId="77777777">
            <w:pPr>
              <w:spacing w:after="0" w:line="259" w:lineRule="auto"/>
              <w:ind w:left="0" w:firstLine="0"/>
              <w:jc w:val="left"/>
            </w:pPr>
            <w:r>
              <w:rPr>
                <w:sz w:val="20"/>
              </w:rPr>
              <w:t xml:space="preserve">Consulta Servicios Especiales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77D5E3BD" w14:textId="77777777">
            <w:pPr>
              <w:spacing w:after="0" w:line="259" w:lineRule="auto"/>
              <w:ind w:left="0" w:firstLine="0"/>
              <w:jc w:val="left"/>
            </w:pPr>
            <w:r>
              <w:rPr>
                <w:sz w:val="20"/>
              </w:rPr>
              <w:t xml:space="preserve"> </w:t>
            </w:r>
          </w:p>
        </w:tc>
      </w:tr>
      <w:tr w:rsidR="00BB600F" w14:paraId="72434ADA"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7F71433" w14:textId="77777777">
            <w:pPr>
              <w:spacing w:after="0" w:line="259" w:lineRule="auto"/>
              <w:ind w:left="0" w:firstLine="0"/>
              <w:jc w:val="left"/>
            </w:pPr>
            <w:r>
              <w:rPr>
                <w:sz w:val="20"/>
              </w:rPr>
              <w:t xml:space="preserve">R24.1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CCED95E" w14:textId="77777777">
            <w:pPr>
              <w:spacing w:after="0" w:line="259" w:lineRule="auto"/>
              <w:ind w:left="0" w:firstLine="0"/>
              <w:jc w:val="left"/>
            </w:pPr>
            <w:r>
              <w:rPr>
                <w:sz w:val="20"/>
              </w:rPr>
              <w:t xml:space="preserve">Consulta Servicio Especial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675DA45" w14:textId="77777777">
            <w:pPr>
              <w:spacing w:after="0" w:line="259" w:lineRule="auto"/>
              <w:ind w:left="0" w:firstLine="0"/>
              <w:jc w:val="left"/>
            </w:pPr>
            <w:r>
              <w:rPr>
                <w:sz w:val="20"/>
              </w:rPr>
              <w:t xml:space="preserve">5 </w:t>
            </w:r>
          </w:p>
        </w:tc>
      </w:tr>
      <w:tr w:rsidR="00BB600F" w14:paraId="35BBC28C"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A9B7978" w14:textId="77777777">
            <w:pPr>
              <w:spacing w:after="0" w:line="259" w:lineRule="auto"/>
              <w:ind w:left="0" w:firstLine="0"/>
              <w:jc w:val="left"/>
            </w:pPr>
            <w:r>
              <w:rPr>
                <w:sz w:val="20"/>
              </w:rPr>
              <w:t xml:space="preserve">R25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98FB633" w14:textId="77777777">
            <w:pPr>
              <w:spacing w:after="0" w:line="259" w:lineRule="auto"/>
              <w:ind w:left="0" w:firstLine="0"/>
              <w:jc w:val="left"/>
            </w:pPr>
            <w:r>
              <w:rPr>
                <w:sz w:val="20"/>
              </w:rPr>
              <w:t xml:space="preserve">Consultas Facturas de Proveedores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794DB8E9" w14:textId="77777777">
            <w:pPr>
              <w:spacing w:after="0" w:line="259" w:lineRule="auto"/>
              <w:ind w:left="0" w:firstLine="0"/>
              <w:jc w:val="left"/>
            </w:pPr>
            <w:r>
              <w:rPr>
                <w:sz w:val="20"/>
              </w:rPr>
              <w:t xml:space="preserve"> </w:t>
            </w:r>
          </w:p>
        </w:tc>
      </w:tr>
      <w:tr w:rsidR="00BB600F" w14:paraId="12726354"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F235118" w14:textId="77777777">
            <w:pPr>
              <w:spacing w:after="0" w:line="259" w:lineRule="auto"/>
              <w:ind w:left="0" w:firstLine="0"/>
              <w:jc w:val="left"/>
            </w:pPr>
            <w:r>
              <w:rPr>
                <w:sz w:val="20"/>
              </w:rPr>
              <w:t xml:space="preserve">R25.1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8EAF691" w14:textId="77777777">
            <w:pPr>
              <w:spacing w:after="0" w:line="259" w:lineRule="auto"/>
              <w:ind w:left="0" w:firstLine="0"/>
              <w:jc w:val="left"/>
            </w:pPr>
            <w:r>
              <w:rPr>
                <w:sz w:val="20"/>
              </w:rPr>
              <w:t xml:space="preserve">Consulta Factura de Proveedor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901BB12" w14:textId="77777777">
            <w:pPr>
              <w:spacing w:after="0" w:line="259" w:lineRule="auto"/>
              <w:ind w:left="0" w:firstLine="0"/>
              <w:jc w:val="left"/>
            </w:pPr>
            <w:r>
              <w:rPr>
                <w:sz w:val="20"/>
              </w:rPr>
              <w:t xml:space="preserve">1 </w:t>
            </w:r>
          </w:p>
        </w:tc>
      </w:tr>
      <w:tr w:rsidR="00BB600F" w14:paraId="24610272"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959536C" w14:textId="77777777">
            <w:pPr>
              <w:spacing w:after="0" w:line="259" w:lineRule="auto"/>
              <w:ind w:left="0" w:firstLine="0"/>
              <w:jc w:val="left"/>
            </w:pPr>
            <w:r>
              <w:rPr>
                <w:sz w:val="20"/>
              </w:rPr>
              <w:t xml:space="preserve">R26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2E24223" w14:textId="77777777">
            <w:pPr>
              <w:spacing w:after="0" w:line="259" w:lineRule="auto"/>
              <w:ind w:left="0" w:firstLine="0"/>
              <w:jc w:val="left"/>
            </w:pPr>
            <w:r>
              <w:rPr>
                <w:sz w:val="20"/>
              </w:rPr>
              <w:t xml:space="preserve">Consultas Pedidos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D0FDB68" w14:textId="77777777">
            <w:pPr>
              <w:spacing w:after="0" w:line="259" w:lineRule="auto"/>
              <w:ind w:left="0" w:firstLine="0"/>
              <w:jc w:val="left"/>
            </w:pPr>
            <w:r>
              <w:rPr>
                <w:sz w:val="20"/>
              </w:rPr>
              <w:t xml:space="preserve"> </w:t>
            </w:r>
          </w:p>
        </w:tc>
      </w:tr>
      <w:tr w:rsidR="00BB600F" w14:paraId="2BE53D93"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8A79BD7" w14:textId="77777777">
            <w:pPr>
              <w:spacing w:after="0" w:line="259" w:lineRule="auto"/>
              <w:ind w:left="0" w:firstLine="0"/>
              <w:jc w:val="left"/>
            </w:pPr>
            <w:r>
              <w:rPr>
                <w:sz w:val="20"/>
              </w:rPr>
              <w:t xml:space="preserve">R26.1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11126B70" w14:textId="77777777">
            <w:pPr>
              <w:spacing w:after="0" w:line="259" w:lineRule="auto"/>
              <w:ind w:left="0" w:firstLine="0"/>
              <w:jc w:val="left"/>
            </w:pPr>
            <w:r>
              <w:rPr>
                <w:sz w:val="20"/>
              </w:rPr>
              <w:t xml:space="preserve">Consulta Pedido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AB0637C" w14:textId="77777777">
            <w:pPr>
              <w:spacing w:after="0" w:line="259" w:lineRule="auto"/>
              <w:ind w:left="0" w:firstLine="0"/>
              <w:jc w:val="left"/>
            </w:pPr>
            <w:r>
              <w:rPr>
                <w:sz w:val="20"/>
              </w:rPr>
              <w:t xml:space="preserve">5 </w:t>
            </w:r>
          </w:p>
        </w:tc>
      </w:tr>
      <w:tr w:rsidR="00BB600F" w14:paraId="4A763581"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4780CB8" w14:textId="77777777">
            <w:pPr>
              <w:spacing w:after="0" w:line="259" w:lineRule="auto"/>
              <w:ind w:left="0" w:firstLine="0"/>
              <w:jc w:val="left"/>
            </w:pPr>
            <w:r>
              <w:rPr>
                <w:sz w:val="20"/>
              </w:rPr>
              <w:t xml:space="preserve">R26.2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C8C99ED" w14:textId="77777777">
            <w:pPr>
              <w:spacing w:after="0" w:line="259" w:lineRule="auto"/>
              <w:ind w:left="0" w:firstLine="0"/>
              <w:jc w:val="left"/>
            </w:pPr>
            <w:r>
              <w:rPr>
                <w:sz w:val="20"/>
              </w:rPr>
              <w:t xml:space="preserve">Consulta Albarán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18FA03F3" w14:textId="77777777">
            <w:pPr>
              <w:spacing w:after="0" w:line="259" w:lineRule="auto"/>
              <w:ind w:left="0" w:firstLine="0"/>
              <w:jc w:val="left"/>
            </w:pPr>
            <w:r>
              <w:rPr>
                <w:sz w:val="20"/>
              </w:rPr>
              <w:t xml:space="preserve">5 </w:t>
            </w:r>
          </w:p>
        </w:tc>
      </w:tr>
      <w:tr w:rsidR="00BB600F" w14:paraId="4CF770F4"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3EF607E" w14:textId="77777777">
            <w:pPr>
              <w:spacing w:after="0" w:line="259" w:lineRule="auto"/>
              <w:ind w:left="0" w:firstLine="0"/>
              <w:jc w:val="left"/>
            </w:pPr>
            <w:r>
              <w:rPr>
                <w:sz w:val="20"/>
              </w:rPr>
              <w:t xml:space="preserve">R27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1559852" w14:textId="77777777">
            <w:pPr>
              <w:spacing w:after="0" w:line="259" w:lineRule="auto"/>
              <w:ind w:left="0" w:firstLine="0"/>
              <w:jc w:val="left"/>
            </w:pPr>
            <w:r>
              <w:rPr>
                <w:sz w:val="20"/>
              </w:rPr>
              <w:t xml:space="preserve">Consultas Almacén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BC12D66" w14:textId="77777777">
            <w:pPr>
              <w:spacing w:after="0" w:line="259" w:lineRule="auto"/>
              <w:ind w:left="0" w:firstLine="0"/>
              <w:jc w:val="left"/>
            </w:pPr>
            <w:r>
              <w:rPr>
                <w:sz w:val="20"/>
              </w:rPr>
              <w:t xml:space="preserve"> </w:t>
            </w:r>
          </w:p>
        </w:tc>
      </w:tr>
      <w:tr w:rsidR="00BB600F" w14:paraId="213AB2CF"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BB53035" w14:textId="77777777">
            <w:pPr>
              <w:spacing w:after="0" w:line="259" w:lineRule="auto"/>
              <w:ind w:left="0" w:firstLine="0"/>
              <w:jc w:val="left"/>
            </w:pPr>
            <w:r>
              <w:rPr>
                <w:sz w:val="20"/>
              </w:rPr>
              <w:t xml:space="preserve">R27.1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1074CDB" w14:textId="77777777">
            <w:pPr>
              <w:spacing w:after="0" w:line="259" w:lineRule="auto"/>
              <w:ind w:left="0" w:firstLine="0"/>
              <w:jc w:val="left"/>
            </w:pPr>
            <w:r>
              <w:rPr>
                <w:sz w:val="20"/>
              </w:rPr>
              <w:t xml:space="preserve">Consulta Artículo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101C1ABE" w14:textId="77777777">
            <w:pPr>
              <w:spacing w:after="0" w:line="259" w:lineRule="auto"/>
              <w:ind w:left="0" w:firstLine="0"/>
              <w:jc w:val="left"/>
            </w:pPr>
            <w:r>
              <w:rPr>
                <w:sz w:val="20"/>
              </w:rPr>
              <w:t xml:space="preserve">5 </w:t>
            </w:r>
          </w:p>
        </w:tc>
      </w:tr>
      <w:tr w:rsidR="00BB600F" w14:paraId="2579D963"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3EA6EA0" w14:textId="77777777">
            <w:pPr>
              <w:spacing w:after="0" w:line="259" w:lineRule="auto"/>
              <w:ind w:left="0" w:firstLine="0"/>
              <w:jc w:val="left"/>
            </w:pPr>
            <w:r>
              <w:rPr>
                <w:sz w:val="20"/>
              </w:rPr>
              <w:t xml:space="preserve">R27.2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3A2D3E5" w14:textId="77777777">
            <w:pPr>
              <w:spacing w:after="0" w:line="259" w:lineRule="auto"/>
              <w:ind w:left="0" w:firstLine="0"/>
              <w:jc w:val="left"/>
            </w:pPr>
            <w:r>
              <w:rPr>
                <w:sz w:val="20"/>
              </w:rPr>
              <w:t xml:space="preserve">Consulta Actualización Existencias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8A7B93C" w14:textId="77777777">
            <w:pPr>
              <w:spacing w:after="0" w:line="259" w:lineRule="auto"/>
              <w:ind w:left="0" w:firstLine="0"/>
              <w:jc w:val="left"/>
            </w:pPr>
            <w:r>
              <w:rPr>
                <w:sz w:val="20"/>
              </w:rPr>
              <w:t xml:space="preserve">5 </w:t>
            </w:r>
          </w:p>
        </w:tc>
      </w:tr>
      <w:tr w:rsidR="00BB600F" w14:paraId="4C2EC461"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E957358" w14:textId="77777777">
            <w:pPr>
              <w:spacing w:after="0" w:line="259" w:lineRule="auto"/>
              <w:ind w:left="0" w:firstLine="0"/>
              <w:jc w:val="left"/>
            </w:pPr>
            <w:r>
              <w:rPr>
                <w:sz w:val="20"/>
              </w:rPr>
              <w:t xml:space="preserve">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676E2A4" w14:textId="77777777">
            <w:pPr>
              <w:spacing w:after="0" w:line="259" w:lineRule="auto"/>
              <w:ind w:left="0" w:firstLine="0"/>
              <w:jc w:val="left"/>
            </w:pPr>
            <w:r>
              <w:rPr>
                <w:sz w:val="20"/>
              </w:rPr>
              <w:t xml:space="preserve">Informes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29E18818" w14:textId="77777777">
            <w:pPr>
              <w:spacing w:after="0" w:line="259" w:lineRule="auto"/>
              <w:ind w:left="0" w:firstLine="0"/>
              <w:jc w:val="left"/>
            </w:pPr>
            <w:r>
              <w:rPr>
                <w:sz w:val="20"/>
              </w:rPr>
              <w:t xml:space="preserve"> </w:t>
            </w:r>
          </w:p>
        </w:tc>
      </w:tr>
      <w:tr w:rsidR="00BB600F" w14:paraId="03EB413A"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93097E7" w14:textId="77777777">
            <w:pPr>
              <w:spacing w:after="0" w:line="259" w:lineRule="auto"/>
              <w:ind w:left="0" w:firstLine="0"/>
              <w:jc w:val="left"/>
            </w:pPr>
            <w:r>
              <w:rPr>
                <w:sz w:val="20"/>
              </w:rPr>
              <w:t xml:space="preserve">R28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18404A85" w14:textId="77777777">
            <w:pPr>
              <w:spacing w:after="0" w:line="259" w:lineRule="auto"/>
              <w:ind w:left="0" w:firstLine="0"/>
              <w:jc w:val="left"/>
            </w:pPr>
            <w:r>
              <w:rPr>
                <w:sz w:val="20"/>
              </w:rPr>
              <w:t xml:space="preserve">Informes Proveedores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75777C5F" w14:textId="77777777">
            <w:pPr>
              <w:spacing w:after="0" w:line="259" w:lineRule="auto"/>
              <w:ind w:left="0" w:firstLine="0"/>
              <w:jc w:val="left"/>
            </w:pPr>
            <w:r>
              <w:rPr>
                <w:sz w:val="20"/>
              </w:rPr>
              <w:t xml:space="preserve"> </w:t>
            </w:r>
          </w:p>
        </w:tc>
      </w:tr>
      <w:tr w:rsidR="00BB600F" w14:paraId="048A3C26"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331F328" w14:textId="77777777">
            <w:pPr>
              <w:spacing w:after="0" w:line="259" w:lineRule="auto"/>
              <w:ind w:left="0" w:firstLine="0"/>
              <w:jc w:val="left"/>
            </w:pPr>
            <w:r>
              <w:rPr>
                <w:sz w:val="20"/>
              </w:rPr>
              <w:t xml:space="preserve">R28.1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E4A425C" w14:textId="77777777">
            <w:pPr>
              <w:spacing w:after="0" w:line="259" w:lineRule="auto"/>
              <w:ind w:left="0" w:firstLine="0"/>
              <w:jc w:val="left"/>
            </w:pPr>
            <w:r>
              <w:rPr>
                <w:sz w:val="20"/>
              </w:rPr>
              <w:t xml:space="preserve">Informe Proveedores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61E0B4F0" w14:textId="77777777">
            <w:pPr>
              <w:spacing w:after="0" w:line="259" w:lineRule="auto"/>
              <w:ind w:left="0" w:firstLine="0"/>
              <w:jc w:val="left"/>
            </w:pPr>
            <w:r>
              <w:rPr>
                <w:sz w:val="20"/>
              </w:rPr>
              <w:t xml:space="preserve">5 </w:t>
            </w:r>
          </w:p>
        </w:tc>
      </w:tr>
      <w:tr w:rsidR="00BB600F" w14:paraId="328F5678"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63232EE" w14:textId="77777777">
            <w:pPr>
              <w:spacing w:after="0" w:line="259" w:lineRule="auto"/>
              <w:ind w:left="0" w:firstLine="0"/>
              <w:jc w:val="left"/>
            </w:pPr>
            <w:r>
              <w:rPr>
                <w:sz w:val="20"/>
              </w:rPr>
              <w:t xml:space="preserve">R28.2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ED8A5FC" w14:textId="77777777">
            <w:pPr>
              <w:spacing w:after="0" w:line="259" w:lineRule="auto"/>
              <w:ind w:left="0" w:firstLine="0"/>
              <w:jc w:val="left"/>
            </w:pPr>
            <w:r>
              <w:rPr>
                <w:sz w:val="20"/>
              </w:rPr>
              <w:t xml:space="preserve">Informe Histórico Proveedores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28648000" w14:textId="77777777">
            <w:pPr>
              <w:spacing w:after="0" w:line="259" w:lineRule="auto"/>
              <w:ind w:left="0" w:firstLine="0"/>
              <w:jc w:val="left"/>
            </w:pPr>
            <w:r>
              <w:rPr>
                <w:sz w:val="20"/>
              </w:rPr>
              <w:t xml:space="preserve">1 </w:t>
            </w:r>
          </w:p>
        </w:tc>
      </w:tr>
      <w:tr w:rsidR="00BB600F" w14:paraId="389C4C9F"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FF50499" w14:textId="77777777">
            <w:pPr>
              <w:spacing w:after="0" w:line="259" w:lineRule="auto"/>
              <w:ind w:left="0" w:firstLine="0"/>
              <w:jc w:val="left"/>
            </w:pPr>
            <w:r>
              <w:rPr>
                <w:sz w:val="20"/>
              </w:rPr>
              <w:t xml:space="preserve">R29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5BE349B" w14:textId="77777777">
            <w:pPr>
              <w:spacing w:after="0" w:line="259" w:lineRule="auto"/>
              <w:ind w:left="0" w:firstLine="0"/>
              <w:jc w:val="left"/>
            </w:pPr>
            <w:r>
              <w:rPr>
                <w:sz w:val="20"/>
              </w:rPr>
              <w:t xml:space="preserve">Informes de Personal de Servicio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CF4DBAC" w14:textId="77777777">
            <w:pPr>
              <w:spacing w:after="0" w:line="259" w:lineRule="auto"/>
              <w:ind w:left="0" w:firstLine="0"/>
              <w:jc w:val="left"/>
            </w:pPr>
            <w:r>
              <w:rPr>
                <w:sz w:val="20"/>
              </w:rPr>
              <w:t xml:space="preserve"> </w:t>
            </w:r>
          </w:p>
        </w:tc>
      </w:tr>
      <w:tr w:rsidR="00BB600F" w14:paraId="2A6A47D0"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F344242" w14:textId="77777777">
            <w:pPr>
              <w:spacing w:after="0" w:line="259" w:lineRule="auto"/>
              <w:ind w:left="0" w:firstLine="0"/>
              <w:jc w:val="left"/>
            </w:pPr>
            <w:r>
              <w:rPr>
                <w:sz w:val="20"/>
              </w:rPr>
              <w:t xml:space="preserve">R29.1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2DEB74A" w14:textId="77777777">
            <w:pPr>
              <w:spacing w:after="0" w:line="259" w:lineRule="auto"/>
              <w:ind w:left="0" w:firstLine="0"/>
              <w:jc w:val="left"/>
            </w:pPr>
            <w:r>
              <w:rPr>
                <w:sz w:val="20"/>
              </w:rPr>
              <w:t xml:space="preserve">Informes Personal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652A7F80" w14:textId="77777777">
            <w:pPr>
              <w:spacing w:after="0" w:line="259" w:lineRule="auto"/>
              <w:ind w:left="0" w:firstLine="0"/>
              <w:jc w:val="left"/>
            </w:pPr>
            <w:r>
              <w:rPr>
                <w:sz w:val="20"/>
              </w:rPr>
              <w:t xml:space="preserve">5 </w:t>
            </w:r>
          </w:p>
        </w:tc>
      </w:tr>
      <w:tr w:rsidR="00BB600F" w14:paraId="0D9161F2"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A51C922" w14:textId="77777777">
            <w:pPr>
              <w:spacing w:after="0" w:line="259" w:lineRule="auto"/>
              <w:ind w:left="0" w:firstLine="0"/>
              <w:jc w:val="left"/>
            </w:pPr>
            <w:r>
              <w:rPr>
                <w:sz w:val="20"/>
              </w:rPr>
              <w:t xml:space="preserve">R29.2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E9DFDA3" w14:textId="77777777">
            <w:pPr>
              <w:spacing w:after="0" w:line="259" w:lineRule="auto"/>
              <w:ind w:left="0" w:firstLine="0"/>
              <w:jc w:val="left"/>
            </w:pPr>
            <w:r>
              <w:rPr>
                <w:sz w:val="20"/>
              </w:rPr>
              <w:t xml:space="preserve">Informe Histórico de Personal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E18195A" w14:textId="77777777">
            <w:pPr>
              <w:spacing w:after="0" w:line="259" w:lineRule="auto"/>
              <w:ind w:left="0" w:firstLine="0"/>
              <w:jc w:val="left"/>
            </w:pPr>
            <w:r>
              <w:rPr>
                <w:sz w:val="20"/>
              </w:rPr>
              <w:t xml:space="preserve">1 </w:t>
            </w:r>
          </w:p>
        </w:tc>
      </w:tr>
      <w:tr w:rsidR="00BB600F" w14:paraId="73858950"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D6748FF" w14:textId="77777777">
            <w:pPr>
              <w:spacing w:after="0" w:line="259" w:lineRule="auto"/>
              <w:ind w:left="0" w:firstLine="0"/>
              <w:jc w:val="left"/>
            </w:pPr>
            <w:r>
              <w:rPr>
                <w:sz w:val="20"/>
              </w:rPr>
              <w:t xml:space="preserve">R29.3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1E682E70" w14:textId="77777777">
            <w:pPr>
              <w:spacing w:after="0" w:line="259" w:lineRule="auto"/>
              <w:ind w:left="0" w:firstLine="0"/>
              <w:jc w:val="left"/>
            </w:pPr>
            <w:r>
              <w:rPr>
                <w:sz w:val="20"/>
              </w:rPr>
              <w:t xml:space="preserve">Informe de Mesas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1DCA4353" w14:textId="77777777">
            <w:pPr>
              <w:spacing w:after="0" w:line="259" w:lineRule="auto"/>
              <w:ind w:left="0" w:firstLine="0"/>
              <w:jc w:val="left"/>
            </w:pPr>
            <w:r>
              <w:rPr>
                <w:sz w:val="20"/>
              </w:rPr>
              <w:t xml:space="preserve">5 </w:t>
            </w:r>
          </w:p>
        </w:tc>
      </w:tr>
      <w:tr w:rsidR="00BB600F" w14:paraId="50F5EB3E"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4F1AACF" w14:textId="77777777">
            <w:pPr>
              <w:spacing w:after="0" w:line="259" w:lineRule="auto"/>
              <w:ind w:left="0" w:firstLine="0"/>
              <w:jc w:val="left"/>
            </w:pPr>
            <w:r>
              <w:rPr>
                <w:sz w:val="20"/>
              </w:rPr>
              <w:t xml:space="preserve">R29.4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2632C501" w14:textId="77777777">
            <w:pPr>
              <w:spacing w:after="0" w:line="259" w:lineRule="auto"/>
              <w:ind w:left="0" w:firstLine="0"/>
              <w:jc w:val="left"/>
            </w:pPr>
            <w:r>
              <w:rPr>
                <w:sz w:val="20"/>
              </w:rPr>
              <w:t xml:space="preserve">Informe de Rangos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4BC903B" w14:textId="77777777">
            <w:pPr>
              <w:spacing w:after="0" w:line="259" w:lineRule="auto"/>
              <w:ind w:left="0" w:firstLine="0"/>
              <w:jc w:val="left"/>
            </w:pPr>
            <w:r>
              <w:rPr>
                <w:sz w:val="20"/>
              </w:rPr>
              <w:t xml:space="preserve">5  </w:t>
            </w:r>
          </w:p>
        </w:tc>
      </w:tr>
      <w:tr w:rsidR="00BB600F" w14:paraId="72B72C5C"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54E9221" w14:textId="77777777">
            <w:pPr>
              <w:spacing w:after="0" w:line="259" w:lineRule="auto"/>
              <w:ind w:left="0" w:firstLine="0"/>
              <w:jc w:val="left"/>
            </w:pPr>
            <w:r>
              <w:rPr>
                <w:sz w:val="20"/>
              </w:rPr>
              <w:t xml:space="preserve">R30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2489EFB" w14:textId="77777777">
            <w:pPr>
              <w:spacing w:after="0" w:line="259" w:lineRule="auto"/>
              <w:ind w:left="0" w:firstLine="0"/>
              <w:jc w:val="left"/>
            </w:pPr>
            <w:r>
              <w:rPr>
                <w:sz w:val="20"/>
              </w:rPr>
              <w:t xml:space="preserve">Informes Datos Comedor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2707D65B" w14:textId="77777777">
            <w:pPr>
              <w:spacing w:after="0" w:line="259" w:lineRule="auto"/>
              <w:ind w:left="0" w:firstLine="0"/>
              <w:jc w:val="left"/>
            </w:pPr>
            <w:r>
              <w:rPr>
                <w:sz w:val="2"/>
              </w:rPr>
              <w:t xml:space="preserve"> </w:t>
            </w:r>
          </w:p>
        </w:tc>
      </w:tr>
      <w:tr w:rsidR="00BB600F" w14:paraId="5A7D98C1"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82DB450" w14:textId="77777777">
            <w:pPr>
              <w:spacing w:after="0" w:line="259" w:lineRule="auto"/>
              <w:ind w:left="0" w:firstLine="0"/>
              <w:jc w:val="left"/>
            </w:pPr>
            <w:r>
              <w:rPr>
                <w:sz w:val="20"/>
              </w:rPr>
              <w:t xml:space="preserve">R30.1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C6B5AAD" w14:textId="77777777">
            <w:pPr>
              <w:spacing w:after="0" w:line="259" w:lineRule="auto"/>
              <w:ind w:left="0" w:firstLine="0"/>
              <w:jc w:val="left"/>
            </w:pPr>
            <w:r>
              <w:rPr>
                <w:sz w:val="20"/>
              </w:rPr>
              <w:t xml:space="preserve">Informe Servicios Soportados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D824AD5" w14:textId="77777777">
            <w:pPr>
              <w:spacing w:after="0" w:line="259" w:lineRule="auto"/>
              <w:ind w:left="0" w:firstLine="0"/>
              <w:jc w:val="left"/>
            </w:pPr>
            <w:r>
              <w:rPr>
                <w:sz w:val="20"/>
              </w:rPr>
              <w:t xml:space="preserve">1 </w:t>
            </w:r>
          </w:p>
        </w:tc>
      </w:tr>
      <w:tr w:rsidR="00BB600F" w14:paraId="52EEFD33"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F5A19FA" w14:textId="77777777">
            <w:pPr>
              <w:spacing w:after="0" w:line="259" w:lineRule="auto"/>
              <w:ind w:left="0" w:firstLine="0"/>
              <w:jc w:val="left"/>
            </w:pPr>
            <w:r>
              <w:rPr>
                <w:sz w:val="20"/>
              </w:rPr>
              <w:t xml:space="preserve">R30.2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EA35AF1" w14:textId="77777777">
            <w:pPr>
              <w:spacing w:after="0" w:line="259" w:lineRule="auto"/>
              <w:ind w:left="0" w:firstLine="0"/>
              <w:jc w:val="left"/>
            </w:pPr>
            <w:r>
              <w:rPr>
                <w:sz w:val="20"/>
              </w:rPr>
              <w:t xml:space="preserve">Informe Estado Restaurante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BE4C88F" w14:textId="77777777">
            <w:pPr>
              <w:spacing w:after="0" w:line="259" w:lineRule="auto"/>
              <w:ind w:left="0" w:firstLine="0"/>
              <w:jc w:val="left"/>
            </w:pPr>
            <w:r>
              <w:rPr>
                <w:sz w:val="20"/>
              </w:rPr>
              <w:t xml:space="preserve">5 </w:t>
            </w:r>
          </w:p>
        </w:tc>
      </w:tr>
      <w:tr w:rsidR="00BB600F" w14:paraId="6896EFA9"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57472E8" w14:textId="77777777">
            <w:pPr>
              <w:spacing w:after="0" w:line="259" w:lineRule="auto"/>
              <w:ind w:left="0" w:firstLine="0"/>
              <w:jc w:val="left"/>
            </w:pPr>
            <w:r>
              <w:rPr>
                <w:sz w:val="20"/>
              </w:rPr>
              <w:t xml:space="preserve">R31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4F68FEE7" w14:textId="77777777">
            <w:pPr>
              <w:spacing w:after="0" w:line="259" w:lineRule="auto"/>
              <w:ind w:left="0" w:firstLine="0"/>
              <w:jc w:val="left"/>
            </w:pPr>
            <w:r>
              <w:rPr>
                <w:sz w:val="20"/>
              </w:rPr>
              <w:t xml:space="preserve">Informes Reservas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A07CED8" w14:textId="77777777">
            <w:pPr>
              <w:spacing w:after="0" w:line="259" w:lineRule="auto"/>
              <w:ind w:left="0" w:firstLine="0"/>
              <w:jc w:val="left"/>
            </w:pPr>
            <w:r>
              <w:rPr>
                <w:sz w:val="20"/>
              </w:rPr>
              <w:t xml:space="preserve"> </w:t>
            </w:r>
          </w:p>
        </w:tc>
      </w:tr>
      <w:tr w:rsidR="00BB600F" w14:paraId="0CD0BBC6"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1751345" w14:textId="77777777">
            <w:pPr>
              <w:spacing w:after="0" w:line="259" w:lineRule="auto"/>
              <w:ind w:left="0" w:firstLine="0"/>
              <w:jc w:val="left"/>
            </w:pPr>
            <w:r>
              <w:rPr>
                <w:sz w:val="20"/>
              </w:rPr>
              <w:t xml:space="preserve">R31.1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370EEA0" w14:textId="77777777">
            <w:pPr>
              <w:spacing w:after="0" w:line="259" w:lineRule="auto"/>
              <w:ind w:left="0" w:firstLine="0"/>
              <w:jc w:val="left"/>
            </w:pPr>
            <w:r>
              <w:rPr>
                <w:sz w:val="20"/>
              </w:rPr>
              <w:t xml:space="preserve">Informe Reservas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1E7F1837" w14:textId="77777777">
            <w:pPr>
              <w:spacing w:after="0" w:line="259" w:lineRule="auto"/>
              <w:ind w:left="0" w:firstLine="0"/>
              <w:jc w:val="left"/>
            </w:pPr>
            <w:r>
              <w:rPr>
                <w:sz w:val="20"/>
              </w:rPr>
              <w:t xml:space="preserve">5 </w:t>
            </w:r>
          </w:p>
        </w:tc>
      </w:tr>
      <w:tr w:rsidR="00BB600F" w14:paraId="57909F80"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EC0618D" w14:textId="77777777">
            <w:pPr>
              <w:spacing w:after="0" w:line="259" w:lineRule="auto"/>
              <w:ind w:left="0" w:firstLine="0"/>
              <w:jc w:val="left"/>
            </w:pPr>
            <w:r>
              <w:rPr>
                <w:sz w:val="20"/>
              </w:rPr>
              <w:t xml:space="preserve">R32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56B2C68" w14:textId="77777777">
            <w:pPr>
              <w:spacing w:after="0" w:line="259" w:lineRule="auto"/>
              <w:ind w:left="0" w:firstLine="0"/>
              <w:jc w:val="left"/>
            </w:pPr>
            <w:r>
              <w:rPr>
                <w:sz w:val="20"/>
              </w:rPr>
              <w:t xml:space="preserve">Informes Platos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2B93938F" w14:textId="77777777">
            <w:pPr>
              <w:spacing w:after="0" w:line="259" w:lineRule="auto"/>
              <w:ind w:left="0" w:firstLine="0"/>
              <w:jc w:val="left"/>
            </w:pPr>
            <w:r>
              <w:rPr>
                <w:sz w:val="20"/>
              </w:rPr>
              <w:t xml:space="preserve">3 </w:t>
            </w:r>
          </w:p>
        </w:tc>
      </w:tr>
      <w:tr w:rsidR="00BB600F" w14:paraId="39DAA856"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243E76F" w14:textId="77777777">
            <w:pPr>
              <w:spacing w:after="0" w:line="259" w:lineRule="auto"/>
              <w:ind w:left="0" w:firstLine="0"/>
              <w:jc w:val="left"/>
            </w:pPr>
            <w:r>
              <w:rPr>
                <w:sz w:val="20"/>
              </w:rPr>
              <w:t xml:space="preserve">R32.1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621289C7" w14:textId="77777777">
            <w:pPr>
              <w:spacing w:after="0" w:line="259" w:lineRule="auto"/>
              <w:ind w:left="0" w:firstLine="0"/>
              <w:jc w:val="left"/>
            </w:pPr>
            <w:r>
              <w:rPr>
                <w:sz w:val="20"/>
              </w:rPr>
              <w:t xml:space="preserve">Informe Platos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7C3C8C2E" w14:textId="77777777">
            <w:pPr>
              <w:spacing w:after="0" w:line="259" w:lineRule="auto"/>
              <w:ind w:left="0" w:firstLine="0"/>
              <w:jc w:val="left"/>
            </w:pPr>
            <w:r>
              <w:rPr>
                <w:sz w:val="20"/>
              </w:rPr>
              <w:t xml:space="preserve">5 </w:t>
            </w:r>
          </w:p>
        </w:tc>
      </w:tr>
      <w:tr w:rsidR="00BB600F" w14:paraId="670252FB"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478CD2D" w14:textId="77777777">
            <w:pPr>
              <w:spacing w:after="0" w:line="259" w:lineRule="auto"/>
              <w:ind w:left="0" w:firstLine="0"/>
              <w:jc w:val="left"/>
            </w:pPr>
            <w:r>
              <w:rPr>
                <w:sz w:val="20"/>
              </w:rPr>
              <w:t xml:space="preserve">R32.2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963FA55" w14:textId="77777777">
            <w:pPr>
              <w:spacing w:after="0" w:line="259" w:lineRule="auto"/>
              <w:ind w:left="0" w:firstLine="0"/>
              <w:jc w:val="left"/>
            </w:pPr>
            <w:r>
              <w:rPr>
                <w:sz w:val="20"/>
              </w:rPr>
              <w:t xml:space="preserve">Informe Histórico de Platos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B87778F" w14:textId="77777777">
            <w:pPr>
              <w:spacing w:after="0" w:line="259" w:lineRule="auto"/>
              <w:ind w:left="0" w:firstLine="0"/>
              <w:jc w:val="left"/>
            </w:pPr>
            <w:r>
              <w:rPr>
                <w:sz w:val="20"/>
              </w:rPr>
              <w:t xml:space="preserve">1 </w:t>
            </w:r>
          </w:p>
        </w:tc>
      </w:tr>
      <w:tr w:rsidR="00BB600F" w14:paraId="65679E31"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F366390" w14:textId="77777777">
            <w:pPr>
              <w:spacing w:after="0" w:line="259" w:lineRule="auto"/>
              <w:ind w:left="0" w:firstLine="0"/>
              <w:jc w:val="left"/>
            </w:pPr>
            <w:r>
              <w:rPr>
                <w:sz w:val="20"/>
              </w:rPr>
              <w:t xml:space="preserve">R32.3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4496793B" w14:textId="77777777">
            <w:pPr>
              <w:spacing w:after="0" w:line="259" w:lineRule="auto"/>
              <w:ind w:left="0" w:firstLine="0"/>
              <w:jc w:val="left"/>
            </w:pPr>
            <w:r>
              <w:rPr>
                <w:sz w:val="20"/>
              </w:rPr>
              <w:t xml:space="preserve">Informe Platos Servidos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BB5B82E" w14:textId="77777777">
            <w:pPr>
              <w:spacing w:after="0" w:line="259" w:lineRule="auto"/>
              <w:ind w:left="0" w:firstLine="0"/>
              <w:jc w:val="left"/>
            </w:pPr>
            <w:r>
              <w:rPr>
                <w:sz w:val="20"/>
              </w:rPr>
              <w:t xml:space="preserve">5 </w:t>
            </w:r>
          </w:p>
        </w:tc>
      </w:tr>
      <w:tr w:rsidR="00BB600F" w14:paraId="0BAEC29A"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32CA3B4" w14:textId="77777777">
            <w:pPr>
              <w:spacing w:after="0" w:line="259" w:lineRule="auto"/>
              <w:ind w:left="0" w:firstLine="0"/>
              <w:jc w:val="left"/>
            </w:pPr>
            <w:r>
              <w:rPr>
                <w:sz w:val="20"/>
              </w:rPr>
              <w:t xml:space="preserve">R33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2910B6D" w14:textId="77777777">
            <w:pPr>
              <w:spacing w:after="0" w:line="259" w:lineRule="auto"/>
              <w:ind w:left="0" w:firstLine="0"/>
              <w:jc w:val="left"/>
            </w:pPr>
            <w:r>
              <w:rPr>
                <w:sz w:val="20"/>
              </w:rPr>
              <w:t xml:space="preserve">Informes Menús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1704909" w14:textId="77777777">
            <w:pPr>
              <w:spacing w:after="0" w:line="259" w:lineRule="auto"/>
              <w:ind w:left="0" w:firstLine="0"/>
              <w:jc w:val="left"/>
            </w:pPr>
            <w:r>
              <w:rPr>
                <w:sz w:val="20"/>
              </w:rPr>
              <w:t xml:space="preserve"> </w:t>
            </w:r>
          </w:p>
        </w:tc>
      </w:tr>
      <w:tr w:rsidR="00BB600F" w14:paraId="4781A937"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A6C49BD" w14:textId="77777777">
            <w:pPr>
              <w:spacing w:after="0" w:line="259" w:lineRule="auto"/>
              <w:ind w:left="0" w:firstLine="0"/>
              <w:jc w:val="left"/>
            </w:pPr>
            <w:r>
              <w:rPr>
                <w:sz w:val="20"/>
              </w:rPr>
              <w:lastRenderedPageBreak/>
              <w:t xml:space="preserve">R33.1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755AF8D" w14:textId="77777777">
            <w:pPr>
              <w:spacing w:after="0" w:line="259" w:lineRule="auto"/>
              <w:ind w:left="0" w:firstLine="0"/>
              <w:jc w:val="left"/>
            </w:pPr>
            <w:r>
              <w:rPr>
                <w:sz w:val="20"/>
              </w:rPr>
              <w:t xml:space="preserve">Informe Menús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6D3C9088" w14:textId="77777777">
            <w:pPr>
              <w:spacing w:after="0" w:line="259" w:lineRule="auto"/>
              <w:ind w:left="0" w:firstLine="0"/>
              <w:jc w:val="left"/>
            </w:pPr>
            <w:r>
              <w:rPr>
                <w:sz w:val="20"/>
              </w:rPr>
              <w:t xml:space="preserve">5 </w:t>
            </w:r>
          </w:p>
        </w:tc>
      </w:tr>
      <w:tr w:rsidR="00BB600F" w14:paraId="6E1A29EE"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4458DE7" w14:textId="77777777">
            <w:pPr>
              <w:spacing w:after="0" w:line="259" w:lineRule="auto"/>
              <w:ind w:left="0" w:firstLine="0"/>
              <w:jc w:val="left"/>
            </w:pPr>
            <w:r>
              <w:rPr>
                <w:sz w:val="20"/>
              </w:rPr>
              <w:t xml:space="preserve">R33.2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B61B87A" w14:textId="77777777">
            <w:pPr>
              <w:spacing w:after="0" w:line="259" w:lineRule="auto"/>
              <w:ind w:left="0" w:firstLine="0"/>
              <w:jc w:val="left"/>
            </w:pPr>
            <w:r>
              <w:rPr>
                <w:sz w:val="20"/>
              </w:rPr>
              <w:t xml:space="preserve">Informe Histórico de Menús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EEEE6D4" w14:textId="77777777">
            <w:pPr>
              <w:spacing w:after="0" w:line="259" w:lineRule="auto"/>
              <w:ind w:left="0" w:firstLine="0"/>
              <w:jc w:val="left"/>
            </w:pPr>
            <w:r>
              <w:rPr>
                <w:sz w:val="20"/>
              </w:rPr>
              <w:t xml:space="preserve">1 </w:t>
            </w:r>
          </w:p>
        </w:tc>
      </w:tr>
      <w:tr w:rsidR="00BB600F" w14:paraId="086784DD"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CC78445" w14:textId="77777777">
            <w:pPr>
              <w:spacing w:after="0" w:line="259" w:lineRule="auto"/>
              <w:ind w:left="0" w:firstLine="0"/>
              <w:jc w:val="left"/>
            </w:pPr>
            <w:r>
              <w:rPr>
                <w:sz w:val="20"/>
              </w:rPr>
              <w:t xml:space="preserve">R33.3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D2A522A" w14:textId="77777777">
            <w:pPr>
              <w:spacing w:after="0" w:line="259" w:lineRule="auto"/>
              <w:ind w:left="0" w:firstLine="0"/>
              <w:jc w:val="left"/>
            </w:pPr>
            <w:r>
              <w:rPr>
                <w:sz w:val="20"/>
              </w:rPr>
              <w:t xml:space="preserve">Informe Menús Servidos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2B9EDBEB" w14:textId="77777777">
            <w:pPr>
              <w:spacing w:after="0" w:line="259" w:lineRule="auto"/>
              <w:ind w:left="0" w:firstLine="0"/>
              <w:jc w:val="left"/>
            </w:pPr>
            <w:r>
              <w:rPr>
                <w:sz w:val="20"/>
              </w:rPr>
              <w:t xml:space="preserve">5 </w:t>
            </w:r>
          </w:p>
        </w:tc>
      </w:tr>
      <w:tr w:rsidR="00BB600F" w14:paraId="6CD0C319"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660D87F" w14:textId="77777777">
            <w:pPr>
              <w:spacing w:after="0" w:line="259" w:lineRule="auto"/>
              <w:ind w:left="0" w:firstLine="0"/>
              <w:jc w:val="left"/>
            </w:pPr>
            <w:r>
              <w:rPr>
                <w:sz w:val="20"/>
              </w:rPr>
              <w:t xml:space="preserve">R34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4C5E3B2E" w14:textId="77777777">
            <w:pPr>
              <w:spacing w:after="0" w:line="259" w:lineRule="auto"/>
              <w:ind w:left="0" w:firstLine="0"/>
              <w:jc w:val="left"/>
            </w:pPr>
            <w:r>
              <w:rPr>
                <w:sz w:val="20"/>
              </w:rPr>
              <w:t xml:space="preserve">Informes Cartas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61132A5" w14:textId="77777777">
            <w:pPr>
              <w:spacing w:after="0" w:line="259" w:lineRule="auto"/>
              <w:ind w:left="0" w:firstLine="0"/>
              <w:jc w:val="left"/>
            </w:pPr>
            <w:r>
              <w:rPr>
                <w:sz w:val="20"/>
              </w:rPr>
              <w:t xml:space="preserve"> </w:t>
            </w:r>
          </w:p>
        </w:tc>
      </w:tr>
      <w:tr w:rsidR="00BB600F" w14:paraId="14FCDC12"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1FD98A26" w14:textId="77777777">
            <w:pPr>
              <w:spacing w:after="0" w:line="259" w:lineRule="auto"/>
              <w:ind w:left="0" w:firstLine="0"/>
              <w:jc w:val="left"/>
            </w:pPr>
            <w:r>
              <w:rPr>
                <w:sz w:val="20"/>
              </w:rPr>
              <w:t xml:space="preserve">R34.1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7959537" w14:textId="77777777">
            <w:pPr>
              <w:spacing w:after="0" w:line="259" w:lineRule="auto"/>
              <w:ind w:left="0" w:firstLine="0"/>
              <w:jc w:val="left"/>
            </w:pPr>
            <w:r>
              <w:rPr>
                <w:sz w:val="20"/>
              </w:rPr>
              <w:t xml:space="preserve">Informe Cartas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08A4EC6" w14:textId="77777777">
            <w:pPr>
              <w:spacing w:after="0" w:line="259" w:lineRule="auto"/>
              <w:ind w:left="0" w:firstLine="0"/>
              <w:jc w:val="left"/>
            </w:pPr>
            <w:r>
              <w:rPr>
                <w:sz w:val="20"/>
              </w:rPr>
              <w:t xml:space="preserve">3 </w:t>
            </w:r>
          </w:p>
        </w:tc>
      </w:tr>
      <w:tr w:rsidR="00BB600F" w14:paraId="6CD35B01"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39365B9" w14:textId="77777777">
            <w:pPr>
              <w:spacing w:after="0" w:line="259" w:lineRule="auto"/>
              <w:ind w:left="0" w:firstLine="0"/>
              <w:jc w:val="left"/>
            </w:pPr>
            <w:r>
              <w:rPr>
                <w:sz w:val="20"/>
              </w:rPr>
              <w:t xml:space="preserve">R34.2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8B2331E" w14:textId="77777777">
            <w:pPr>
              <w:spacing w:after="0" w:line="259" w:lineRule="auto"/>
              <w:ind w:left="0" w:firstLine="0"/>
              <w:jc w:val="left"/>
            </w:pPr>
            <w:r>
              <w:rPr>
                <w:sz w:val="20"/>
              </w:rPr>
              <w:t xml:space="preserve">Informe Histórico de Cartas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75FAF42" w14:textId="77777777">
            <w:pPr>
              <w:spacing w:after="0" w:line="259" w:lineRule="auto"/>
              <w:ind w:left="0" w:firstLine="0"/>
              <w:jc w:val="left"/>
            </w:pPr>
            <w:r>
              <w:rPr>
                <w:sz w:val="20"/>
              </w:rPr>
              <w:t xml:space="preserve">1 </w:t>
            </w:r>
          </w:p>
        </w:tc>
      </w:tr>
      <w:tr w:rsidR="00BB600F" w14:paraId="7AFC9E4A"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3572203" w14:textId="77777777">
            <w:pPr>
              <w:spacing w:after="0" w:line="259" w:lineRule="auto"/>
              <w:ind w:left="0" w:firstLine="0"/>
              <w:jc w:val="left"/>
            </w:pPr>
            <w:r>
              <w:rPr>
                <w:sz w:val="20"/>
              </w:rPr>
              <w:t xml:space="preserve">R34.3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40C08F40" w14:textId="77777777">
            <w:pPr>
              <w:spacing w:after="0" w:line="259" w:lineRule="auto"/>
              <w:ind w:left="0" w:firstLine="0"/>
              <w:jc w:val="left"/>
            </w:pPr>
            <w:r>
              <w:rPr>
                <w:sz w:val="20"/>
              </w:rPr>
              <w:t xml:space="preserve">Informe Cartas Servidas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6447300" w14:textId="77777777">
            <w:pPr>
              <w:spacing w:after="0" w:line="259" w:lineRule="auto"/>
              <w:ind w:left="0" w:firstLine="0"/>
              <w:jc w:val="left"/>
            </w:pPr>
            <w:r>
              <w:rPr>
                <w:sz w:val="20"/>
              </w:rPr>
              <w:t xml:space="preserve">5 </w:t>
            </w:r>
          </w:p>
        </w:tc>
      </w:tr>
      <w:tr w:rsidR="00BB600F" w14:paraId="7A4D84D3"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8516E2D" w14:textId="77777777">
            <w:pPr>
              <w:spacing w:after="0" w:line="259" w:lineRule="auto"/>
              <w:ind w:left="0" w:firstLine="0"/>
              <w:jc w:val="left"/>
            </w:pPr>
            <w:r>
              <w:rPr>
                <w:sz w:val="20"/>
              </w:rPr>
              <w:t xml:space="preserve">R35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6FC8066" w14:textId="77777777">
            <w:pPr>
              <w:spacing w:after="0" w:line="259" w:lineRule="auto"/>
              <w:ind w:left="0" w:firstLine="0"/>
              <w:jc w:val="left"/>
            </w:pPr>
            <w:r>
              <w:rPr>
                <w:sz w:val="20"/>
              </w:rPr>
              <w:t xml:space="preserve">Informes Bloques de Platos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FD6B0E8" w14:textId="77777777">
            <w:pPr>
              <w:spacing w:after="0" w:line="259" w:lineRule="auto"/>
              <w:ind w:left="0" w:firstLine="0"/>
              <w:jc w:val="left"/>
            </w:pPr>
            <w:r>
              <w:rPr>
                <w:sz w:val="20"/>
              </w:rPr>
              <w:t xml:space="preserve">1 </w:t>
            </w:r>
          </w:p>
        </w:tc>
      </w:tr>
      <w:tr w:rsidR="00BB600F" w14:paraId="0FD85109"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AED9CF9" w14:textId="77777777">
            <w:pPr>
              <w:spacing w:after="0" w:line="259" w:lineRule="auto"/>
              <w:ind w:left="0" w:firstLine="0"/>
              <w:jc w:val="left"/>
            </w:pPr>
            <w:r>
              <w:rPr>
                <w:sz w:val="20"/>
              </w:rPr>
              <w:t xml:space="preserve">R35.1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8ABBBEC" w14:textId="77777777">
            <w:pPr>
              <w:spacing w:after="0" w:line="259" w:lineRule="auto"/>
              <w:ind w:left="0" w:firstLine="0"/>
              <w:jc w:val="left"/>
            </w:pPr>
            <w:r>
              <w:rPr>
                <w:sz w:val="20"/>
              </w:rPr>
              <w:t xml:space="preserve">Informe Bloques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F5520CE" w14:textId="77777777">
            <w:pPr>
              <w:spacing w:after="0" w:line="259" w:lineRule="auto"/>
              <w:ind w:left="0" w:firstLine="0"/>
              <w:jc w:val="left"/>
            </w:pPr>
            <w:r>
              <w:rPr>
                <w:sz w:val="20"/>
              </w:rPr>
              <w:t xml:space="preserve">3 </w:t>
            </w:r>
          </w:p>
        </w:tc>
      </w:tr>
      <w:tr w:rsidR="00BB600F" w14:paraId="1BAF5F2C"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8A983B5" w14:textId="77777777">
            <w:pPr>
              <w:spacing w:after="0" w:line="259" w:lineRule="auto"/>
              <w:ind w:left="0" w:firstLine="0"/>
              <w:jc w:val="left"/>
            </w:pPr>
            <w:r>
              <w:rPr>
                <w:sz w:val="20"/>
              </w:rPr>
              <w:t xml:space="preserve">R36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1A2EB4DC" w14:textId="77777777">
            <w:pPr>
              <w:spacing w:after="0" w:line="259" w:lineRule="auto"/>
              <w:ind w:left="0" w:firstLine="0"/>
              <w:jc w:val="left"/>
            </w:pPr>
            <w:r>
              <w:rPr>
                <w:sz w:val="20"/>
              </w:rPr>
              <w:t xml:space="preserve">Informes Comandas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CDD2A60" w14:textId="77777777">
            <w:pPr>
              <w:spacing w:after="0" w:line="259" w:lineRule="auto"/>
              <w:ind w:left="0" w:firstLine="0"/>
              <w:jc w:val="left"/>
            </w:pPr>
            <w:r>
              <w:rPr>
                <w:sz w:val="20"/>
              </w:rPr>
              <w:t xml:space="preserve"> </w:t>
            </w:r>
          </w:p>
        </w:tc>
      </w:tr>
      <w:tr w:rsidR="00BB600F" w14:paraId="4A7434C1"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1E2DA9A" w14:textId="77777777">
            <w:pPr>
              <w:spacing w:after="0" w:line="259" w:lineRule="auto"/>
              <w:ind w:left="0" w:firstLine="0"/>
              <w:jc w:val="left"/>
            </w:pPr>
            <w:r>
              <w:rPr>
                <w:sz w:val="20"/>
              </w:rPr>
              <w:t xml:space="preserve">R36.1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66E90196" w14:textId="77777777">
            <w:pPr>
              <w:spacing w:after="0" w:line="259" w:lineRule="auto"/>
              <w:ind w:left="0" w:firstLine="0"/>
              <w:jc w:val="left"/>
            </w:pPr>
            <w:r>
              <w:rPr>
                <w:sz w:val="20"/>
              </w:rPr>
              <w:t xml:space="preserve">Informe Comandas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13EEC7D0" w14:textId="77777777">
            <w:pPr>
              <w:spacing w:after="0" w:line="259" w:lineRule="auto"/>
              <w:ind w:left="0" w:firstLine="0"/>
              <w:jc w:val="left"/>
            </w:pPr>
            <w:r>
              <w:rPr>
                <w:sz w:val="20"/>
              </w:rPr>
              <w:t xml:space="preserve">1 </w:t>
            </w:r>
          </w:p>
        </w:tc>
      </w:tr>
      <w:tr w:rsidR="00BB600F" w14:paraId="102CF4A2"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718A0CF" w14:textId="77777777">
            <w:pPr>
              <w:spacing w:after="0" w:line="259" w:lineRule="auto"/>
              <w:ind w:left="0" w:firstLine="0"/>
              <w:jc w:val="left"/>
            </w:pPr>
            <w:r>
              <w:rPr>
                <w:sz w:val="20"/>
              </w:rPr>
              <w:t xml:space="preserve">R37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6DE1717" w14:textId="77777777">
            <w:pPr>
              <w:spacing w:after="0" w:line="259" w:lineRule="auto"/>
              <w:ind w:left="0" w:firstLine="0"/>
              <w:jc w:val="left"/>
            </w:pPr>
            <w:r>
              <w:rPr>
                <w:sz w:val="20"/>
              </w:rPr>
              <w:t xml:space="preserve">Informes Facturas de Clientes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0128AACC" w14:textId="77777777">
            <w:pPr>
              <w:spacing w:after="0" w:line="259" w:lineRule="auto"/>
              <w:ind w:left="0" w:firstLine="0"/>
              <w:jc w:val="left"/>
            </w:pPr>
            <w:r>
              <w:rPr>
                <w:sz w:val="20"/>
              </w:rPr>
              <w:t xml:space="preserve"> </w:t>
            </w:r>
          </w:p>
        </w:tc>
      </w:tr>
      <w:tr w:rsidR="00BB600F" w14:paraId="5328800E"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7B197E3" w14:textId="77777777">
            <w:pPr>
              <w:spacing w:after="0" w:line="259" w:lineRule="auto"/>
              <w:ind w:left="0" w:firstLine="0"/>
              <w:jc w:val="left"/>
            </w:pPr>
            <w:r>
              <w:rPr>
                <w:sz w:val="20"/>
              </w:rPr>
              <w:t xml:space="preserve">R37.1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631CA4CF" w14:textId="77777777">
            <w:pPr>
              <w:spacing w:after="0" w:line="259" w:lineRule="auto"/>
              <w:ind w:left="0" w:firstLine="0"/>
              <w:jc w:val="left"/>
            </w:pPr>
            <w:r>
              <w:rPr>
                <w:sz w:val="20"/>
              </w:rPr>
              <w:t xml:space="preserve">Informe Facturación Clientes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CEB8A61" w14:textId="77777777">
            <w:pPr>
              <w:spacing w:after="0" w:line="259" w:lineRule="auto"/>
              <w:ind w:left="0" w:firstLine="0"/>
              <w:jc w:val="left"/>
            </w:pPr>
            <w:r>
              <w:rPr>
                <w:sz w:val="20"/>
              </w:rPr>
              <w:t xml:space="preserve">5 </w:t>
            </w:r>
          </w:p>
        </w:tc>
      </w:tr>
      <w:tr w:rsidR="00BB600F" w14:paraId="225BA24E"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3C58A9A" w14:textId="77777777">
            <w:pPr>
              <w:spacing w:after="0" w:line="259" w:lineRule="auto"/>
              <w:ind w:left="0" w:firstLine="0"/>
              <w:jc w:val="left"/>
            </w:pPr>
            <w:r>
              <w:rPr>
                <w:sz w:val="20"/>
              </w:rPr>
              <w:t xml:space="preserve">R37.2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C6316E7" w14:textId="77777777">
            <w:pPr>
              <w:spacing w:after="0" w:line="259" w:lineRule="auto"/>
              <w:ind w:left="0" w:firstLine="0"/>
              <w:jc w:val="left"/>
            </w:pPr>
            <w:r>
              <w:rPr>
                <w:sz w:val="20"/>
              </w:rPr>
              <w:t xml:space="preserve">Informe Facturas Clientes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60727767" w14:textId="77777777">
            <w:pPr>
              <w:spacing w:after="0" w:line="259" w:lineRule="auto"/>
              <w:ind w:left="0" w:firstLine="0"/>
              <w:jc w:val="left"/>
            </w:pPr>
            <w:r>
              <w:rPr>
                <w:sz w:val="20"/>
              </w:rPr>
              <w:t xml:space="preserve">5 </w:t>
            </w:r>
          </w:p>
        </w:tc>
      </w:tr>
      <w:tr w:rsidR="00BB600F" w14:paraId="3A73318C"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06E55CA" w14:textId="77777777">
            <w:pPr>
              <w:spacing w:after="0" w:line="259" w:lineRule="auto"/>
              <w:ind w:left="0" w:firstLine="0"/>
              <w:jc w:val="left"/>
            </w:pPr>
            <w:r>
              <w:rPr>
                <w:sz w:val="20"/>
              </w:rPr>
              <w:t xml:space="preserve">R38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13DDFCDA" w14:textId="77777777">
            <w:pPr>
              <w:spacing w:after="0" w:line="259" w:lineRule="auto"/>
              <w:ind w:left="0" w:firstLine="0"/>
              <w:jc w:val="left"/>
            </w:pPr>
            <w:r>
              <w:rPr>
                <w:sz w:val="20"/>
              </w:rPr>
              <w:t xml:space="preserve">Informes Servicios Especiales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63A0233" w14:textId="77777777">
            <w:pPr>
              <w:spacing w:after="0" w:line="259" w:lineRule="auto"/>
              <w:ind w:left="0" w:firstLine="0"/>
              <w:jc w:val="left"/>
            </w:pPr>
            <w:r>
              <w:rPr>
                <w:sz w:val="20"/>
              </w:rPr>
              <w:t xml:space="preserve"> </w:t>
            </w:r>
          </w:p>
        </w:tc>
      </w:tr>
      <w:tr w:rsidR="00BB600F" w14:paraId="63AC56AD"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040AB96" w14:textId="77777777">
            <w:pPr>
              <w:spacing w:after="0" w:line="259" w:lineRule="auto"/>
              <w:ind w:left="0" w:firstLine="0"/>
              <w:jc w:val="left"/>
            </w:pPr>
            <w:r>
              <w:rPr>
                <w:sz w:val="20"/>
              </w:rPr>
              <w:t xml:space="preserve">R38.1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C0390A0" w14:textId="77777777">
            <w:pPr>
              <w:spacing w:after="0" w:line="259" w:lineRule="auto"/>
              <w:ind w:left="0" w:firstLine="0"/>
              <w:jc w:val="left"/>
            </w:pPr>
            <w:r>
              <w:rPr>
                <w:sz w:val="20"/>
              </w:rPr>
              <w:t xml:space="preserve">Informe Servicios Especiales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2FD04323" w14:textId="77777777">
            <w:pPr>
              <w:spacing w:after="0" w:line="259" w:lineRule="auto"/>
              <w:ind w:left="0" w:firstLine="0"/>
              <w:jc w:val="left"/>
            </w:pPr>
            <w:r>
              <w:rPr>
                <w:sz w:val="20"/>
              </w:rPr>
              <w:t xml:space="preserve">5 </w:t>
            </w:r>
          </w:p>
        </w:tc>
      </w:tr>
      <w:tr w:rsidR="00BB600F" w14:paraId="5126351F"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5861731" w14:textId="77777777">
            <w:pPr>
              <w:spacing w:after="0" w:line="259" w:lineRule="auto"/>
              <w:ind w:left="0" w:firstLine="0"/>
              <w:jc w:val="left"/>
            </w:pPr>
            <w:r>
              <w:rPr>
                <w:sz w:val="20"/>
              </w:rPr>
              <w:t xml:space="preserve">R39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6434A5AA" w14:textId="77777777">
            <w:pPr>
              <w:spacing w:after="0" w:line="259" w:lineRule="auto"/>
              <w:ind w:left="0" w:firstLine="0"/>
              <w:jc w:val="left"/>
            </w:pPr>
            <w:r>
              <w:rPr>
                <w:sz w:val="20"/>
              </w:rPr>
              <w:t xml:space="preserve">Informes Facturación de Proveedores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2C4560E" w14:textId="77777777">
            <w:pPr>
              <w:spacing w:after="0" w:line="259" w:lineRule="auto"/>
              <w:ind w:left="0" w:firstLine="0"/>
              <w:jc w:val="left"/>
            </w:pPr>
            <w:r>
              <w:rPr>
                <w:sz w:val="20"/>
              </w:rPr>
              <w:t xml:space="preserve"> </w:t>
            </w:r>
          </w:p>
        </w:tc>
      </w:tr>
      <w:tr w:rsidR="00BB600F" w14:paraId="7D80B7D9"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1D0BE87" w14:textId="77777777">
            <w:pPr>
              <w:spacing w:after="0" w:line="259" w:lineRule="auto"/>
              <w:ind w:left="0" w:firstLine="0"/>
              <w:jc w:val="left"/>
            </w:pPr>
            <w:r>
              <w:rPr>
                <w:sz w:val="20"/>
              </w:rPr>
              <w:t xml:space="preserve">R39.1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002A19D6" w14:textId="77777777">
            <w:pPr>
              <w:spacing w:after="0" w:line="259" w:lineRule="auto"/>
              <w:ind w:left="0" w:firstLine="0"/>
              <w:jc w:val="left"/>
            </w:pPr>
            <w:r>
              <w:rPr>
                <w:sz w:val="20"/>
              </w:rPr>
              <w:t xml:space="preserve">Informe Facturas Proveedores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6A2DE395" w14:textId="77777777">
            <w:pPr>
              <w:spacing w:after="0" w:line="259" w:lineRule="auto"/>
              <w:ind w:left="0" w:firstLine="0"/>
              <w:jc w:val="left"/>
            </w:pPr>
            <w:r>
              <w:rPr>
                <w:sz w:val="20"/>
              </w:rPr>
              <w:t xml:space="preserve">1 </w:t>
            </w:r>
          </w:p>
        </w:tc>
      </w:tr>
      <w:tr w:rsidR="00BB600F" w14:paraId="0FD7C0DF"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E19FD90" w14:textId="77777777">
            <w:pPr>
              <w:spacing w:after="0" w:line="259" w:lineRule="auto"/>
              <w:ind w:left="0" w:firstLine="0"/>
              <w:jc w:val="left"/>
            </w:pPr>
            <w:r>
              <w:rPr>
                <w:sz w:val="20"/>
              </w:rPr>
              <w:t xml:space="preserve">R39.2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6214F5C" w14:textId="77777777">
            <w:pPr>
              <w:spacing w:after="0" w:line="259" w:lineRule="auto"/>
              <w:ind w:left="0" w:firstLine="0"/>
              <w:jc w:val="left"/>
            </w:pPr>
            <w:r>
              <w:rPr>
                <w:sz w:val="20"/>
              </w:rPr>
              <w:t xml:space="preserve">Informe Facturas Proveedor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6EE524A" w14:textId="77777777">
            <w:pPr>
              <w:spacing w:after="0" w:line="259" w:lineRule="auto"/>
              <w:ind w:left="0" w:firstLine="0"/>
              <w:jc w:val="left"/>
            </w:pPr>
            <w:r>
              <w:rPr>
                <w:sz w:val="20"/>
              </w:rPr>
              <w:t xml:space="preserve">5 </w:t>
            </w:r>
          </w:p>
        </w:tc>
      </w:tr>
      <w:tr w:rsidR="00BB600F" w14:paraId="06B92AFF"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630ED246" w14:textId="77777777">
            <w:pPr>
              <w:spacing w:after="0" w:line="259" w:lineRule="auto"/>
              <w:ind w:left="0" w:firstLine="0"/>
              <w:jc w:val="left"/>
            </w:pPr>
            <w:r>
              <w:rPr>
                <w:sz w:val="20"/>
              </w:rPr>
              <w:t xml:space="preserve">R40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4AA5A829" w14:textId="77777777">
            <w:pPr>
              <w:spacing w:after="0" w:line="259" w:lineRule="auto"/>
              <w:ind w:left="0" w:firstLine="0"/>
              <w:jc w:val="left"/>
            </w:pPr>
            <w:r>
              <w:rPr>
                <w:sz w:val="20"/>
              </w:rPr>
              <w:t xml:space="preserve">Informes Pedidos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03119D7" w14:textId="77777777">
            <w:pPr>
              <w:spacing w:after="0" w:line="259" w:lineRule="auto"/>
              <w:ind w:left="0" w:firstLine="0"/>
              <w:jc w:val="left"/>
            </w:pPr>
            <w:r>
              <w:rPr>
                <w:sz w:val="20"/>
              </w:rPr>
              <w:t xml:space="preserve"> </w:t>
            </w:r>
          </w:p>
        </w:tc>
      </w:tr>
      <w:tr w:rsidR="00BB600F" w14:paraId="0955E633"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8B31C9B" w14:textId="77777777">
            <w:pPr>
              <w:spacing w:after="0" w:line="259" w:lineRule="auto"/>
              <w:ind w:left="0" w:firstLine="0"/>
              <w:jc w:val="left"/>
            </w:pPr>
            <w:r>
              <w:rPr>
                <w:sz w:val="20"/>
              </w:rPr>
              <w:t xml:space="preserve">R40.1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5A5D20FA" w14:textId="77777777">
            <w:pPr>
              <w:spacing w:after="0" w:line="259" w:lineRule="auto"/>
              <w:ind w:left="0" w:firstLine="0"/>
              <w:jc w:val="left"/>
            </w:pPr>
            <w:r>
              <w:rPr>
                <w:sz w:val="20"/>
              </w:rPr>
              <w:t xml:space="preserve">Informe Pedidos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1C6F947" w14:textId="77777777">
            <w:pPr>
              <w:spacing w:after="0" w:line="259" w:lineRule="auto"/>
              <w:ind w:left="0" w:firstLine="0"/>
              <w:jc w:val="left"/>
            </w:pPr>
            <w:r>
              <w:rPr>
                <w:sz w:val="20"/>
              </w:rPr>
              <w:t xml:space="preserve">5 </w:t>
            </w:r>
          </w:p>
        </w:tc>
      </w:tr>
      <w:tr w:rsidR="00BB600F" w14:paraId="5D12EBB3"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F6CD7FE" w14:textId="77777777">
            <w:pPr>
              <w:spacing w:after="0" w:line="259" w:lineRule="auto"/>
              <w:ind w:left="0" w:firstLine="0"/>
              <w:jc w:val="left"/>
            </w:pPr>
            <w:r>
              <w:rPr>
                <w:sz w:val="20"/>
              </w:rPr>
              <w:t xml:space="preserve">R40.2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4DA6FE38" w14:textId="77777777">
            <w:pPr>
              <w:spacing w:after="0" w:line="259" w:lineRule="auto"/>
              <w:ind w:left="0" w:firstLine="0"/>
              <w:jc w:val="left"/>
            </w:pPr>
            <w:r>
              <w:rPr>
                <w:sz w:val="20"/>
              </w:rPr>
              <w:t xml:space="preserve">Informe Pedidos Proveedor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1A73871C" w14:textId="77777777">
            <w:pPr>
              <w:spacing w:after="0" w:line="259" w:lineRule="auto"/>
              <w:ind w:left="0" w:firstLine="0"/>
              <w:jc w:val="left"/>
            </w:pPr>
            <w:r>
              <w:rPr>
                <w:sz w:val="20"/>
              </w:rPr>
              <w:t xml:space="preserve">5 </w:t>
            </w:r>
          </w:p>
        </w:tc>
      </w:tr>
      <w:tr w:rsidR="00BB600F" w14:paraId="7DE609DD"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39E92A83" w14:textId="77777777">
            <w:pPr>
              <w:spacing w:after="0" w:line="259" w:lineRule="auto"/>
              <w:ind w:left="0" w:firstLine="0"/>
              <w:jc w:val="left"/>
            </w:pPr>
            <w:r>
              <w:rPr>
                <w:sz w:val="20"/>
              </w:rPr>
              <w:t xml:space="preserve">R40.3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4110C06D" w14:textId="77777777">
            <w:pPr>
              <w:spacing w:after="0" w:line="259" w:lineRule="auto"/>
              <w:ind w:left="0" w:firstLine="0"/>
              <w:jc w:val="left"/>
            </w:pPr>
            <w:r>
              <w:rPr>
                <w:sz w:val="20"/>
              </w:rPr>
              <w:t xml:space="preserve">Informe Albaranes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AB2F176" w14:textId="77777777">
            <w:pPr>
              <w:spacing w:after="0" w:line="259" w:lineRule="auto"/>
              <w:ind w:left="0" w:firstLine="0"/>
              <w:jc w:val="left"/>
            </w:pPr>
            <w:r>
              <w:rPr>
                <w:sz w:val="20"/>
              </w:rPr>
              <w:t xml:space="preserve">5 </w:t>
            </w:r>
          </w:p>
        </w:tc>
      </w:tr>
      <w:tr w:rsidR="00BB600F" w14:paraId="6DC5CE09"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7D1566DB" w14:textId="77777777">
            <w:pPr>
              <w:spacing w:after="0" w:line="259" w:lineRule="auto"/>
              <w:ind w:left="0" w:firstLine="0"/>
              <w:jc w:val="left"/>
            </w:pPr>
            <w:r>
              <w:rPr>
                <w:sz w:val="20"/>
              </w:rPr>
              <w:t xml:space="preserve">R40.4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3917DE43" w14:textId="77777777">
            <w:pPr>
              <w:spacing w:after="0" w:line="259" w:lineRule="auto"/>
              <w:ind w:left="0" w:firstLine="0"/>
              <w:jc w:val="left"/>
            </w:pPr>
            <w:r>
              <w:rPr>
                <w:sz w:val="20"/>
              </w:rPr>
              <w:t xml:space="preserve">Informe Albaranes Proveedor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63B6902C" w14:textId="77777777">
            <w:pPr>
              <w:spacing w:after="0" w:line="259" w:lineRule="auto"/>
              <w:ind w:left="0" w:firstLine="0"/>
              <w:jc w:val="left"/>
            </w:pPr>
            <w:r>
              <w:rPr>
                <w:sz w:val="20"/>
              </w:rPr>
              <w:t xml:space="preserve">5 </w:t>
            </w:r>
          </w:p>
        </w:tc>
      </w:tr>
      <w:tr w:rsidR="00BB600F" w14:paraId="6252FBFF"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587E183E" w14:textId="77777777">
            <w:pPr>
              <w:spacing w:after="0" w:line="259" w:lineRule="auto"/>
              <w:ind w:left="0" w:firstLine="0"/>
              <w:jc w:val="left"/>
            </w:pPr>
            <w:r>
              <w:rPr>
                <w:sz w:val="20"/>
              </w:rPr>
              <w:t xml:space="preserve">R40.5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7874EECB" w14:textId="77777777">
            <w:pPr>
              <w:spacing w:after="0" w:line="259" w:lineRule="auto"/>
              <w:ind w:left="0" w:firstLine="0"/>
              <w:jc w:val="left"/>
            </w:pPr>
            <w:r>
              <w:rPr>
                <w:sz w:val="20"/>
              </w:rPr>
              <w:t xml:space="preserve">Informe Albaranes Proveedor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38F9CDA5" w14:textId="77777777">
            <w:pPr>
              <w:spacing w:after="0" w:line="259" w:lineRule="auto"/>
              <w:ind w:left="0" w:firstLine="0"/>
              <w:jc w:val="left"/>
            </w:pPr>
            <w:r>
              <w:rPr>
                <w:sz w:val="20"/>
              </w:rPr>
              <w:t xml:space="preserve">3 </w:t>
            </w:r>
          </w:p>
        </w:tc>
      </w:tr>
      <w:tr w:rsidR="00BB600F" w14:paraId="4089C353"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249A434D" w14:textId="77777777">
            <w:pPr>
              <w:spacing w:after="0" w:line="259" w:lineRule="auto"/>
              <w:ind w:left="0" w:firstLine="0"/>
              <w:jc w:val="left"/>
            </w:pPr>
            <w:r>
              <w:rPr>
                <w:sz w:val="20"/>
              </w:rPr>
              <w:t xml:space="preserve">R41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4D149665" w14:textId="77777777">
            <w:pPr>
              <w:spacing w:after="0" w:line="259" w:lineRule="auto"/>
              <w:ind w:left="0" w:firstLine="0"/>
              <w:jc w:val="left"/>
            </w:pPr>
            <w:r>
              <w:rPr>
                <w:sz w:val="20"/>
              </w:rPr>
              <w:t xml:space="preserve">Informes Almacén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29DA8E17" w14:textId="77777777">
            <w:pPr>
              <w:spacing w:after="0" w:line="259" w:lineRule="auto"/>
              <w:ind w:left="0" w:firstLine="0"/>
              <w:jc w:val="left"/>
            </w:pPr>
            <w:r>
              <w:rPr>
                <w:sz w:val="20"/>
              </w:rPr>
              <w:t xml:space="preserve"> </w:t>
            </w:r>
          </w:p>
        </w:tc>
      </w:tr>
      <w:tr w:rsidR="00BB600F" w14:paraId="2F4D8926"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00171F1F" w14:textId="77777777">
            <w:pPr>
              <w:spacing w:after="0" w:line="259" w:lineRule="auto"/>
              <w:ind w:left="0" w:firstLine="0"/>
              <w:jc w:val="left"/>
            </w:pPr>
            <w:r>
              <w:rPr>
                <w:sz w:val="20"/>
              </w:rPr>
              <w:t xml:space="preserve">R41.1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1211A52E" w14:textId="77777777">
            <w:pPr>
              <w:spacing w:after="0" w:line="259" w:lineRule="auto"/>
              <w:ind w:left="0" w:firstLine="0"/>
              <w:jc w:val="left"/>
            </w:pPr>
            <w:r>
              <w:rPr>
                <w:sz w:val="20"/>
              </w:rPr>
              <w:t xml:space="preserve">Informe Artículos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49FAA30A" w14:textId="77777777">
            <w:pPr>
              <w:spacing w:after="0" w:line="259" w:lineRule="auto"/>
              <w:ind w:left="0" w:firstLine="0"/>
              <w:jc w:val="left"/>
            </w:pPr>
            <w:r>
              <w:rPr>
                <w:sz w:val="20"/>
              </w:rPr>
              <w:t xml:space="preserve">5 </w:t>
            </w:r>
          </w:p>
        </w:tc>
      </w:tr>
      <w:tr w:rsidR="00BB600F" w14:paraId="2EAAA01D" w14:textId="77777777">
        <w:trPr>
          <w:trHeight w:val="245"/>
        </w:trPr>
        <w:tc>
          <w:tcPr>
            <w:tcW w:w="922" w:type="dxa"/>
            <w:tcBorders>
              <w:top w:val="single" w:color="000000" w:sz="4" w:space="0"/>
              <w:left w:val="single" w:color="000000" w:sz="4" w:space="0"/>
              <w:bottom w:val="single" w:color="000000" w:sz="4" w:space="0"/>
              <w:right w:val="single" w:color="000000" w:sz="4" w:space="0"/>
            </w:tcBorders>
          </w:tcPr>
          <w:p w:rsidR="00BB600F" w:rsidRDefault="001C0305" w14:paraId="4C934840" w14:textId="77777777">
            <w:pPr>
              <w:spacing w:after="0" w:line="259" w:lineRule="auto"/>
              <w:ind w:left="0" w:firstLine="0"/>
              <w:jc w:val="left"/>
            </w:pPr>
            <w:r>
              <w:rPr>
                <w:sz w:val="20"/>
              </w:rPr>
              <w:t xml:space="preserve">R41.2 </w:t>
            </w:r>
          </w:p>
        </w:tc>
        <w:tc>
          <w:tcPr>
            <w:tcW w:w="4112" w:type="dxa"/>
            <w:tcBorders>
              <w:top w:val="single" w:color="000000" w:sz="4" w:space="0"/>
              <w:left w:val="single" w:color="000000" w:sz="4" w:space="0"/>
              <w:bottom w:val="single" w:color="000000" w:sz="4" w:space="0"/>
              <w:right w:val="single" w:color="000000" w:sz="4" w:space="0"/>
            </w:tcBorders>
          </w:tcPr>
          <w:p w:rsidR="00BB600F" w:rsidRDefault="001C0305" w14:paraId="4947AA19" w14:textId="77777777">
            <w:pPr>
              <w:spacing w:after="0" w:line="259" w:lineRule="auto"/>
              <w:ind w:left="0" w:firstLine="0"/>
              <w:jc w:val="left"/>
            </w:pPr>
            <w:r>
              <w:rPr>
                <w:sz w:val="20"/>
              </w:rPr>
              <w:t xml:space="preserve">Informe Actualización Existencias </w:t>
            </w:r>
          </w:p>
        </w:tc>
        <w:tc>
          <w:tcPr>
            <w:tcW w:w="1275" w:type="dxa"/>
            <w:tcBorders>
              <w:top w:val="single" w:color="000000" w:sz="4" w:space="0"/>
              <w:left w:val="single" w:color="000000" w:sz="4" w:space="0"/>
              <w:bottom w:val="single" w:color="000000" w:sz="4" w:space="0"/>
              <w:right w:val="single" w:color="000000" w:sz="4" w:space="0"/>
            </w:tcBorders>
          </w:tcPr>
          <w:p w:rsidR="00BB600F" w:rsidRDefault="001C0305" w14:paraId="5D555BAB" w14:textId="77777777">
            <w:pPr>
              <w:spacing w:after="0" w:line="259" w:lineRule="auto"/>
              <w:ind w:left="0" w:firstLine="0"/>
              <w:jc w:val="left"/>
            </w:pPr>
            <w:r>
              <w:rPr>
                <w:sz w:val="20"/>
              </w:rPr>
              <w:t xml:space="preserve">5 </w:t>
            </w:r>
          </w:p>
        </w:tc>
      </w:tr>
    </w:tbl>
    <w:p w:rsidR="00BB600F" w:rsidRDefault="001C0305" w14:paraId="62CD4F13" w14:textId="77777777">
      <w:pPr>
        <w:spacing w:after="0" w:line="259" w:lineRule="auto"/>
        <w:ind w:left="0" w:firstLine="0"/>
      </w:pPr>
      <w:r>
        <w:rPr>
          <w:sz w:val="20"/>
        </w:rPr>
        <w:t xml:space="preserve"> </w:t>
      </w:r>
    </w:p>
    <w:p w:rsidR="00BB600F" w:rsidRDefault="001C0305" w14:paraId="795F843C" w14:textId="77777777">
      <w:pPr>
        <w:pStyle w:val="Ttulo1"/>
        <w:spacing w:after="651"/>
        <w:ind w:left="401" w:right="2626" w:hanging="401"/>
        <w:jc w:val="right"/>
      </w:pPr>
      <w:bookmarkStart w:name="_Toc105167" w:id="113"/>
      <w:r>
        <w:t xml:space="preserve">Análisis de alternativas </w:t>
      </w:r>
      <w:bookmarkEnd w:id="113"/>
    </w:p>
    <w:p w:rsidR="00BB600F" w:rsidRDefault="001C0305" w14:paraId="6060E70F" w14:textId="77777777">
      <w:pPr>
        <w:pStyle w:val="Ttulo2"/>
        <w:ind w:left="607" w:right="0" w:hanging="622"/>
      </w:pPr>
      <w:bookmarkStart w:name="_Toc105168" w:id="114"/>
      <w:r>
        <w:t xml:space="preserve">Descripción de alternativas </w:t>
      </w:r>
      <w:bookmarkEnd w:id="114"/>
    </w:p>
    <w:p w:rsidR="00BB600F" w:rsidRDefault="001C0305" w14:paraId="008D0EA2" w14:textId="77777777">
      <w:pPr>
        <w:spacing w:after="329"/>
        <w:ind w:left="-5"/>
      </w:pPr>
      <w:r>
        <w:t xml:space="preserve">&lt;ELIMINADO&gt; </w:t>
      </w:r>
    </w:p>
    <w:p w:rsidR="00BB600F" w:rsidRDefault="001C0305" w14:paraId="3E770AB5" w14:textId="77777777">
      <w:pPr>
        <w:pStyle w:val="Ttulo2"/>
        <w:ind w:left="607" w:right="0" w:hanging="622"/>
      </w:pPr>
      <w:bookmarkStart w:name="_Toc105169" w:id="115"/>
      <w:r>
        <w:t xml:space="preserve">Descripción de la alternativa seleccionada </w:t>
      </w:r>
      <w:bookmarkEnd w:id="115"/>
    </w:p>
    <w:p w:rsidR="00BB600F" w:rsidRDefault="001C0305" w14:paraId="77E2A1E3" w14:textId="77777777">
      <w:pPr>
        <w:spacing w:after="103" w:line="259" w:lineRule="auto"/>
        <w:ind w:left="0" w:firstLine="0"/>
        <w:jc w:val="left"/>
      </w:pPr>
      <w:r>
        <w:t xml:space="preserve"> </w:t>
      </w:r>
    </w:p>
    <w:p w:rsidR="00BB600F" w:rsidRDefault="001C0305" w14:paraId="4C69687E" w14:textId="77777777">
      <w:pPr>
        <w:ind w:left="-5"/>
      </w:pPr>
      <w:r>
        <w:t xml:space="preserve">&lt;ELIMINADO&gt; </w:t>
      </w:r>
    </w:p>
    <w:p w:rsidR="00BB600F" w:rsidRDefault="001C0305" w14:paraId="02DA7A53" w14:textId="77777777">
      <w:pPr>
        <w:spacing w:after="125" w:line="259" w:lineRule="auto"/>
        <w:ind w:left="0" w:firstLine="0"/>
        <w:jc w:val="left"/>
      </w:pPr>
      <w:r>
        <w:t xml:space="preserve"> </w:t>
      </w:r>
    </w:p>
    <w:p w:rsidR="00BB600F" w:rsidRDefault="001C0305" w14:paraId="12937FBF" w14:textId="77777777">
      <w:pPr>
        <w:spacing w:after="144" w:line="259" w:lineRule="auto"/>
        <w:ind w:left="-5"/>
        <w:jc w:val="left"/>
      </w:pPr>
      <w:r>
        <w:rPr>
          <w:rFonts w:ascii="Arial" w:hAnsi="Arial" w:eastAsia="Arial" w:cs="Arial"/>
          <w:b/>
          <w:i/>
          <w:sz w:val="24"/>
        </w:rPr>
        <w:t xml:space="preserve">5.2.1. Modelo lógico de procesos </w:t>
      </w:r>
    </w:p>
    <w:p w:rsidR="00BB600F" w:rsidRDefault="001C0305" w14:paraId="3F9881B4" w14:textId="77777777">
      <w:pPr>
        <w:ind w:left="-5"/>
      </w:pPr>
      <w:r>
        <w:t xml:space="preserve">&lt;ELIMINADO&gt; </w:t>
      </w:r>
    </w:p>
    <w:p w:rsidR="00BB600F" w:rsidRDefault="001C0305" w14:paraId="58B4B386" w14:textId="77777777">
      <w:pPr>
        <w:spacing w:after="163" w:line="259" w:lineRule="auto"/>
        <w:ind w:left="0" w:firstLine="0"/>
        <w:jc w:val="left"/>
      </w:pPr>
      <w:r>
        <w:rPr>
          <w:rFonts w:ascii="Arial" w:hAnsi="Arial" w:eastAsia="Arial" w:cs="Arial"/>
          <w:b/>
          <w:i/>
          <w:sz w:val="24"/>
        </w:rPr>
        <w:t xml:space="preserve"> </w:t>
      </w:r>
    </w:p>
    <w:p w:rsidR="00BB600F" w:rsidRDefault="001C0305" w14:paraId="2758136B" w14:textId="77777777">
      <w:pPr>
        <w:spacing w:after="144" w:line="259" w:lineRule="auto"/>
        <w:ind w:left="-5"/>
        <w:jc w:val="left"/>
      </w:pPr>
      <w:r>
        <w:rPr>
          <w:rFonts w:ascii="Arial" w:hAnsi="Arial" w:eastAsia="Arial" w:cs="Arial"/>
          <w:b/>
          <w:i/>
          <w:sz w:val="24"/>
        </w:rPr>
        <w:t xml:space="preserve">5.2.2. Análisis coste-beneficio </w:t>
      </w:r>
    </w:p>
    <w:p w:rsidR="00BB600F" w:rsidRDefault="001C0305" w14:paraId="78EDAD62" w14:textId="77777777">
      <w:pPr>
        <w:ind w:left="-5"/>
      </w:pPr>
      <w:r>
        <w:t xml:space="preserve">&lt;ELIMINADO&gt; </w:t>
      </w:r>
    </w:p>
    <w:p w:rsidR="00BB600F" w:rsidRDefault="001C0305" w14:paraId="51218DAC" w14:textId="77777777">
      <w:pPr>
        <w:spacing w:after="125" w:line="259" w:lineRule="auto"/>
        <w:ind w:left="0" w:firstLine="0"/>
        <w:jc w:val="left"/>
      </w:pPr>
      <w:r>
        <w:t xml:space="preserve"> </w:t>
      </w:r>
    </w:p>
    <w:p w:rsidR="00BB600F" w:rsidRDefault="001C0305" w14:paraId="0F44F01B" w14:textId="77777777">
      <w:pPr>
        <w:pStyle w:val="Ttulo3"/>
        <w:ind w:left="657" w:hanging="672"/>
      </w:pPr>
      <w:r>
        <w:lastRenderedPageBreak/>
        <w:t xml:space="preserve">Diferencias significativas con otras alternativas </w:t>
      </w:r>
    </w:p>
    <w:p w:rsidR="00BB600F" w:rsidRDefault="001C0305" w14:paraId="62BBEF82" w14:textId="77777777">
      <w:pPr>
        <w:ind w:left="-5"/>
      </w:pPr>
      <w:r>
        <w:t xml:space="preserve">&lt;ELIMINADO&gt; </w:t>
      </w:r>
    </w:p>
    <w:p w:rsidR="00BB600F" w:rsidRDefault="001C0305" w14:paraId="5EE034CD" w14:textId="77777777">
      <w:pPr>
        <w:spacing w:after="0" w:line="259" w:lineRule="auto"/>
        <w:ind w:left="0" w:firstLine="0"/>
        <w:jc w:val="left"/>
      </w:pPr>
      <w:r>
        <w:t xml:space="preserve"> </w:t>
      </w:r>
    </w:p>
    <w:sectPr w:rsidR="00BB600F">
      <w:headerReference w:type="even" r:id="rId31"/>
      <w:headerReference w:type="default" r:id="rId32"/>
      <w:footerReference w:type="even" r:id="rId33"/>
      <w:footerReference w:type="default" r:id="rId34"/>
      <w:headerReference w:type="first" r:id="rId35"/>
      <w:footerReference w:type="first" r:id="rId36"/>
      <w:pgSz w:w="11906" w:h="16841" w:orient="portrait"/>
      <w:pgMar w:top="1140" w:right="849" w:bottom="1145" w:left="1419" w:header="720" w:footer="71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JFMM" w:author="Juan Francisco Mier Montoto" w:date="2022-09-25T18:42:00Z" w:id="8">
    <w:p w:rsidR="00A70261" w:rsidP="00B20C2A" w:rsidRDefault="00A70261" w14:paraId="6C3BE2BF" w14:textId="77777777">
      <w:pPr>
        <w:pStyle w:val="Textocomentario"/>
        <w:jc w:val="left"/>
      </w:pPr>
      <w:r>
        <w:rPr>
          <w:rStyle w:val="Refdecomentario"/>
        </w:rPr>
        <w:annotationRef/>
      </w:r>
      <w:r>
        <w:t>Fallo ortográfico</w:t>
      </w:r>
    </w:p>
  </w:comment>
  <w:comment w:initials="JFMM" w:author="Juan Francisco Mier Montoto" w:date="2022-09-25T18:43:00Z" w:id="9">
    <w:p w:rsidR="00A70261" w:rsidP="00E45B6E" w:rsidRDefault="00A70261" w14:paraId="381F42F8" w14:textId="77777777">
      <w:pPr>
        <w:pStyle w:val="Textocomentario"/>
        <w:jc w:val="left"/>
      </w:pPr>
      <w:r>
        <w:rPr>
          <w:rStyle w:val="Refdecomentario"/>
        </w:rPr>
        <w:annotationRef/>
      </w:r>
      <w:r>
        <w:t>Separación entre descripción del sistema actual, títulos para mejorar distinción entre puntos.</w:t>
      </w:r>
    </w:p>
  </w:comment>
  <w:comment w:initials="JFMM" w:author="Juan Francisco Mier Montoto" w:date="2022-09-25T18:41:00Z" w:id="10">
    <w:p w:rsidR="00A70261" w:rsidP="00266927" w:rsidRDefault="00A70261" w14:paraId="3E0DBB4F" w14:textId="244BF0F9">
      <w:pPr>
        <w:pStyle w:val="Textocomentario"/>
        <w:jc w:val="left"/>
      </w:pPr>
      <w:r>
        <w:rPr>
          <w:rStyle w:val="Refdecomentario"/>
        </w:rPr>
        <w:annotationRef/>
      </w:r>
      <w:r>
        <w:t>Fallo ortográfico</w:t>
      </w:r>
    </w:p>
  </w:comment>
  <w:comment w:initials="JFMM" w:author="Juan Francisco Mier Montoto" w:date="2022-09-25T18:41:00Z" w:id="11">
    <w:p w:rsidR="00A70261" w:rsidP="00234C6D" w:rsidRDefault="00A70261" w14:paraId="4A30CF85" w14:textId="77777777">
      <w:pPr>
        <w:pStyle w:val="Textocomentario"/>
        <w:jc w:val="left"/>
      </w:pPr>
      <w:r>
        <w:rPr>
          <w:rStyle w:val="Refdecomentario"/>
        </w:rPr>
        <w:annotationRef/>
      </w:r>
      <w:r>
        <w:t>Fallo ortográfico</w:t>
      </w:r>
    </w:p>
  </w:comment>
  <w:comment w:initials="JFMM" w:author="Juan Francisco Mier Montoto" w:date="2022-09-25T18:41:00Z" w:id="12">
    <w:p w:rsidR="00A70261" w:rsidP="00B55092" w:rsidRDefault="00A70261" w14:paraId="6BB3CE01" w14:textId="77777777">
      <w:pPr>
        <w:pStyle w:val="Textocomentario"/>
        <w:jc w:val="left"/>
      </w:pPr>
      <w:r>
        <w:rPr>
          <w:rStyle w:val="Refdecomentario"/>
        </w:rPr>
        <w:annotationRef/>
      </w:r>
      <w:r>
        <w:t>Fallo ortográfico</w:t>
      </w:r>
    </w:p>
  </w:comment>
  <w:comment w:initials="JFMM" w:author="Juan Francisco Mier Montoto" w:date="2022-09-26T18:21:00Z" w:id="13">
    <w:p w:rsidR="00FC1BE4" w:rsidP="004740AE" w:rsidRDefault="00FC1BE4" w14:paraId="5942B54B" w14:textId="77777777">
      <w:pPr>
        <w:pStyle w:val="Textocomentario"/>
        <w:jc w:val="left"/>
      </w:pPr>
      <w:r>
        <w:rPr>
          <w:rStyle w:val="Refdecomentario"/>
        </w:rPr>
        <w:annotationRef/>
      </w:r>
      <w:r>
        <w:t>Falta una coma.</w:t>
      </w:r>
    </w:p>
  </w:comment>
  <w:comment w:initials="JFMM" w:author="Juan Francisco Mier Montoto" w:date="2022-09-25T18:45:00Z" w:id="14">
    <w:p w:rsidR="00A70261" w:rsidP="00254E3D" w:rsidRDefault="00A70261" w14:paraId="335A58D9" w14:textId="58F8A0B1">
      <w:pPr>
        <w:pStyle w:val="Textocomentario"/>
        <w:jc w:val="left"/>
      </w:pPr>
      <w:r>
        <w:rPr>
          <w:rStyle w:val="Refdecomentario"/>
        </w:rPr>
        <w:annotationRef/>
      </w:r>
      <w:r>
        <w:t>Fallo ortográfico</w:t>
      </w:r>
    </w:p>
  </w:comment>
  <w:comment w:initials="JFMM" w:author="Juan Francisco Mier Montoto" w:date="2022-09-25T18:46:00Z" w:id="15">
    <w:p w:rsidR="00C7375F" w:rsidP="00226D8D" w:rsidRDefault="002B50E6" w14:paraId="4A3C2E2B" w14:textId="77777777">
      <w:pPr>
        <w:pStyle w:val="Textocomentario"/>
        <w:jc w:val="left"/>
      </w:pPr>
      <w:r>
        <w:rPr>
          <w:rStyle w:val="Refdecomentario"/>
        </w:rPr>
        <w:annotationRef/>
      </w:r>
      <w:r w:rsidR="00C7375F">
        <w:t>Fallo gramatical</w:t>
      </w:r>
    </w:p>
  </w:comment>
  <w:comment w:initials="JFMM" w:author="Juan Francisco Mier Montoto" w:date="2022-09-25T18:46:00Z" w:id="16">
    <w:p w:rsidR="002B50E6" w:rsidP="00E05AF8" w:rsidRDefault="002B50E6" w14:paraId="113810BE" w14:textId="6D56388F">
      <w:pPr>
        <w:pStyle w:val="Textocomentario"/>
        <w:jc w:val="left"/>
      </w:pPr>
      <w:r>
        <w:rPr>
          <w:rStyle w:val="Refdecomentario"/>
        </w:rPr>
        <w:annotationRef/>
      </w:r>
      <w:r>
        <w:t>Fallo ortográfico</w:t>
      </w:r>
    </w:p>
  </w:comment>
  <w:comment w:initials="JFMM" w:author="Juan Francisco Mier Montoto" w:date="2022-09-25T18:53:00Z" w:id="17">
    <w:p w:rsidR="00B21AB7" w:rsidP="0070450B" w:rsidRDefault="00B21AB7" w14:paraId="5387782D" w14:textId="77777777">
      <w:pPr>
        <w:pStyle w:val="Textocomentario"/>
        <w:jc w:val="left"/>
      </w:pPr>
      <w:r>
        <w:rPr>
          <w:rStyle w:val="Refdecomentario"/>
        </w:rPr>
        <w:annotationRef/>
      </w:r>
      <w:r>
        <w:t>Mala puntuación. Separar las dos oraciones da lugar a confusiones.</w:t>
      </w:r>
    </w:p>
  </w:comment>
  <w:comment w:initials="JFMM" w:author="Juan Francisco Mier Montoto" w:date="2022-09-25T18:53:00Z" w:id="18">
    <w:p w:rsidR="00B21AB7" w:rsidP="00EE1777" w:rsidRDefault="00B21AB7" w14:paraId="6D6DE5E9" w14:textId="77777777">
      <w:pPr>
        <w:pStyle w:val="Textocomentario"/>
        <w:jc w:val="left"/>
      </w:pPr>
      <w:r>
        <w:rPr>
          <w:rStyle w:val="Refdecomentario"/>
        </w:rPr>
        <w:annotationRef/>
      </w:r>
      <w:r>
        <w:t>¿Suele ser?</w:t>
      </w:r>
    </w:p>
  </w:comment>
  <w:comment w:initials="JFMM" w:author="Juan Francisco Mier Montoto" w:date="2022-09-25T18:54:00Z" w:id="19">
    <w:p w:rsidR="00B21AB7" w:rsidP="005E7858" w:rsidRDefault="00B21AB7" w14:paraId="1C8E223F" w14:textId="77777777">
      <w:pPr>
        <w:pStyle w:val="Textocomentario"/>
        <w:jc w:val="left"/>
      </w:pPr>
      <w:r>
        <w:rPr>
          <w:rStyle w:val="Refdecomentario"/>
        </w:rPr>
        <w:annotationRef/>
      </w:r>
      <w:r>
        <w:t>Lenguaje formal.</w:t>
      </w:r>
    </w:p>
  </w:comment>
  <w:comment w:initials="JFMM" w:author="Juan Francisco Mier Montoto" w:date="2022-09-25T18:54:00Z" w:id="20">
    <w:p w:rsidR="00B21AB7" w:rsidP="00982CAD" w:rsidRDefault="00B21AB7" w14:paraId="2597270A" w14:textId="77777777">
      <w:pPr>
        <w:pStyle w:val="Textocomentario"/>
        <w:jc w:val="left"/>
      </w:pPr>
      <w:r>
        <w:rPr>
          <w:rStyle w:val="Refdecomentario"/>
        </w:rPr>
        <w:annotationRef/>
      </w:r>
      <w:r>
        <w:t>La comanda no se toma tres veces, se hace una copia de ella.</w:t>
      </w:r>
    </w:p>
  </w:comment>
  <w:comment w:initials="JFMM" w:author="Juan Francisco Mier Montoto" w:date="2022-09-25T18:55:00Z" w:id="21">
    <w:p w:rsidR="00B21AB7" w:rsidP="00253735" w:rsidRDefault="00B21AB7" w14:paraId="62671012" w14:textId="77777777">
      <w:pPr>
        <w:pStyle w:val="Textocomentario"/>
        <w:jc w:val="left"/>
      </w:pPr>
      <w:r>
        <w:rPr>
          <w:rStyle w:val="Refdecomentario"/>
        </w:rPr>
        <w:annotationRef/>
      </w:r>
      <w:r>
        <w:t>No es aceptable decir "en cualquier momento". No se debería poder modificar o cancelar un plato después de servirse.</w:t>
      </w:r>
    </w:p>
  </w:comment>
  <w:comment w:initials="JFMM" w:author="Juan Francisco Mier Montoto" w:date="2022-09-25T18:49:00Z" w:id="23">
    <w:p w:rsidR="005453F6" w:rsidP="003C67BF" w:rsidRDefault="005453F6" w14:paraId="46ABE011" w14:textId="4CFF4103">
      <w:pPr>
        <w:pStyle w:val="Textocomentario"/>
        <w:jc w:val="left"/>
      </w:pPr>
      <w:r>
        <w:rPr>
          <w:rStyle w:val="Refdecomentario"/>
        </w:rPr>
        <w:annotationRef/>
      </w:r>
      <w:r>
        <w:t>Falta una coma.</w:t>
      </w:r>
    </w:p>
  </w:comment>
  <w:comment w:initials="JFMM" w:author="Juan Francisco Mier Montoto" w:date="2022-09-25T18:50:00Z" w:id="22">
    <w:p w:rsidR="005453F6" w:rsidP="00A0215A" w:rsidRDefault="005453F6" w14:paraId="1B141498" w14:textId="77777777">
      <w:pPr>
        <w:pStyle w:val="Textocomentario"/>
        <w:jc w:val="left"/>
      </w:pPr>
      <w:r>
        <w:rPr>
          <w:rStyle w:val="Refdecomentario"/>
        </w:rPr>
        <w:annotationRef/>
      </w:r>
      <w:r>
        <w:t>¿Se puede considerar? El objetivo de este informe es determinar qué va a gestionar el sistema.</w:t>
      </w:r>
    </w:p>
  </w:comment>
  <w:comment w:initials="JFMM" w:author="Juan Francisco Mier Montoto" w:date="2022-09-25T18:50:00Z" w:id="24">
    <w:p w:rsidR="005453F6" w:rsidP="00915CAF" w:rsidRDefault="005453F6" w14:paraId="1A2EC44D" w14:textId="77777777">
      <w:pPr>
        <w:pStyle w:val="Textocomentario"/>
        <w:jc w:val="left"/>
      </w:pPr>
      <w:r>
        <w:rPr>
          <w:rStyle w:val="Refdecomentario"/>
        </w:rPr>
        <w:annotationRef/>
      </w:r>
      <w:r>
        <w:t>Lenguaje informal e innecesario.</w:t>
      </w:r>
    </w:p>
  </w:comment>
  <w:comment w:initials="JFMM" w:author="Juan Francisco Mier Montoto" w:date="2022-09-25T18:52:00Z" w:id="25">
    <w:p w:rsidR="005453F6" w:rsidP="004A55E1" w:rsidRDefault="005453F6" w14:paraId="05702849" w14:textId="77777777">
      <w:pPr>
        <w:pStyle w:val="Textocomentario"/>
        <w:jc w:val="left"/>
      </w:pPr>
      <w:r>
        <w:rPr>
          <w:rStyle w:val="Refdecomentario"/>
        </w:rPr>
        <w:annotationRef/>
      </w:r>
      <w:r>
        <w:t>Mucho texto para decir que se pueden llegar a necesitar varias zonas y muchas mesas.</w:t>
      </w:r>
    </w:p>
  </w:comment>
  <w:comment w:initials="JFMM" w:author="Juan Francisco Mier Montoto" w:date="2022-09-25T18:53:00Z" w:id="26">
    <w:p w:rsidR="005453F6" w:rsidP="004C085C" w:rsidRDefault="005453F6" w14:paraId="59BA0F45" w14:textId="77777777">
      <w:pPr>
        <w:pStyle w:val="Textocomentario"/>
        <w:jc w:val="left"/>
      </w:pPr>
      <w:r>
        <w:rPr>
          <w:rStyle w:val="Refdecomentario"/>
        </w:rPr>
        <w:annotationRef/>
      </w:r>
      <w:r>
        <w:t>Manera compleja de decir lo que se propone. ¿Qué son servicios para "amenizar" la velada?</w:t>
      </w:r>
    </w:p>
  </w:comment>
  <w:comment w:initials="JFMM" w:author="Juan Francisco Mier Montoto" w:date="2022-09-25T18:55:00Z" w:id="28">
    <w:p w:rsidR="005453F6" w:rsidP="00950D99" w:rsidRDefault="005453F6" w14:paraId="01B44818" w14:textId="77777777">
      <w:pPr>
        <w:pStyle w:val="Textocomentario"/>
        <w:jc w:val="left"/>
      </w:pPr>
      <w:r>
        <w:rPr>
          <w:rStyle w:val="Refdecomentario"/>
        </w:rPr>
        <w:annotationRef/>
      </w:r>
      <w:r>
        <w:t>Fallo ortográfico.</w:t>
      </w:r>
    </w:p>
  </w:comment>
  <w:comment w:initials="JFMM" w:author="Juan Francisco Mier Montoto" w:date="2022-09-25T19:05:00Z" w:id="27">
    <w:p w:rsidR="00A965DA" w:rsidP="001114D9" w:rsidRDefault="00A965DA" w14:paraId="209E6B1B" w14:textId="77777777">
      <w:pPr>
        <w:pStyle w:val="Textocomentario"/>
        <w:jc w:val="left"/>
      </w:pPr>
      <w:r>
        <w:rPr>
          <w:rStyle w:val="Refdecomentario"/>
        </w:rPr>
        <w:annotationRef/>
      </w:r>
      <w:r>
        <w:t>Esto no tiene sentido. Este es el informe donde se habla con el cliente y se decide qué es lo que realmente necesita.</w:t>
      </w:r>
    </w:p>
  </w:comment>
  <w:comment w:initials="JFMM" w:author="Juan Francisco Mier Montoto" w:date="2022-09-25T19:13:00Z" w:id="29">
    <w:p w:rsidR="00E269B1" w:rsidP="003B5681" w:rsidRDefault="00E269B1" w14:paraId="6AB2028D" w14:textId="77777777">
      <w:pPr>
        <w:pStyle w:val="Textocomentario"/>
        <w:jc w:val="left"/>
      </w:pPr>
      <w:r>
        <w:rPr>
          <w:rStyle w:val="Refdecomentario"/>
        </w:rPr>
        <w:annotationRef/>
      </w:r>
      <w:r>
        <w:t>Error de formato, lo que sigue debería ser una lista con puntos individuales.</w:t>
      </w:r>
    </w:p>
  </w:comment>
  <w:comment w:initials="JFMM" w:author="Juan Francisco Mier Montoto" w:date="2022-09-25T19:14:00Z" w:id="30">
    <w:p w:rsidR="00E269B1" w:rsidP="00992F0E" w:rsidRDefault="00E269B1" w14:paraId="0FD5F148" w14:textId="77777777">
      <w:pPr>
        <w:pStyle w:val="Textocomentario"/>
        <w:jc w:val="left"/>
      </w:pPr>
      <w:r>
        <w:rPr>
          <w:rStyle w:val="Refdecomentario"/>
        </w:rPr>
        <w:annotationRef/>
      </w:r>
      <w:r>
        <w:t>Si se está ideando un sistema informático, ¿por qué debería emitirse una copia física para la contabilidad si estamos hablando de una contabilidad informatizada?</w:t>
      </w:r>
    </w:p>
  </w:comment>
  <w:comment w:initials="JFMM" w:author="Juan Francisco Mier Montoto" w:date="2022-09-25T19:17:00Z" w:id="31">
    <w:p w:rsidR="00B47FEF" w:rsidP="002F593F" w:rsidRDefault="00B47FEF" w14:paraId="3AB4DA2E" w14:textId="77777777">
      <w:pPr>
        <w:pStyle w:val="Textocomentario"/>
        <w:jc w:val="left"/>
      </w:pPr>
      <w:r>
        <w:rPr>
          <w:rStyle w:val="Refdecomentario"/>
        </w:rPr>
        <w:annotationRef/>
      </w:r>
      <w:r>
        <w:t>¿Z? ¿X?</w:t>
      </w:r>
    </w:p>
  </w:comment>
  <w:comment w:initials="JFMM" w:author="Juan Francisco Mier Montoto" w:date="2022-09-25T19:18:00Z" w:id="32">
    <w:p w:rsidR="00E5267C" w:rsidP="00233E3B" w:rsidRDefault="00E5267C" w14:paraId="2B0637FB" w14:textId="77777777">
      <w:pPr>
        <w:pStyle w:val="Textocomentario"/>
        <w:jc w:val="left"/>
      </w:pPr>
      <w:r>
        <w:rPr>
          <w:rStyle w:val="Refdecomentario"/>
        </w:rPr>
        <w:annotationRef/>
      </w:r>
      <w:r>
        <w:t>Mala manera de empezar una oración.</w:t>
      </w:r>
    </w:p>
  </w:comment>
  <w:comment w:initials="JFMM" w:author="Juan Francisco Mier Montoto" w:date="2022-09-25T19:19:00Z" w:id="33">
    <w:p w:rsidR="0024224B" w:rsidP="001C6F26" w:rsidRDefault="0024224B" w14:paraId="5D0947BA" w14:textId="77777777">
      <w:pPr>
        <w:pStyle w:val="Textocomentario"/>
        <w:jc w:val="left"/>
      </w:pPr>
      <w:r>
        <w:rPr>
          <w:rStyle w:val="Refdecomentario"/>
        </w:rPr>
        <w:annotationRef/>
      </w:r>
      <w:r>
        <w:t>Falta ortográfica horrible.</w:t>
      </w:r>
    </w:p>
  </w:comment>
  <w:comment w:initials="JFMM" w:author="Juan Francisco Mier Montoto" w:date="2022-09-25T19:19:00Z" w:id="34">
    <w:p w:rsidR="0024224B" w:rsidP="00884625" w:rsidRDefault="0024224B" w14:paraId="272B766A" w14:textId="77777777">
      <w:pPr>
        <w:pStyle w:val="Textocomentario"/>
        <w:jc w:val="left"/>
      </w:pPr>
      <w:r>
        <w:rPr>
          <w:rStyle w:val="Refdecomentario"/>
        </w:rPr>
        <w:annotationRef/>
      </w:r>
      <w:r>
        <w:t>Falta ortográfica.</w:t>
      </w:r>
    </w:p>
  </w:comment>
  <w:comment w:initials="JFMM" w:author="Juan Francisco Mier Montoto" w:date="2022-09-25T19:19:00Z" w:id="35">
    <w:p w:rsidR="0024224B" w:rsidP="009E72AA" w:rsidRDefault="0024224B" w14:paraId="05EB060E" w14:textId="77777777">
      <w:pPr>
        <w:pStyle w:val="Textocomentario"/>
        <w:jc w:val="left"/>
      </w:pPr>
      <w:r>
        <w:rPr>
          <w:rStyle w:val="Refdecomentario"/>
        </w:rPr>
        <w:annotationRef/>
      </w:r>
      <w:r>
        <w:t>Meh.</w:t>
      </w:r>
    </w:p>
  </w:comment>
  <w:comment w:initials="JFMM" w:author="Juan Francisco Mier Montoto" w:date="2022-09-26T19:07:00Z" w:id="36">
    <w:p w:rsidR="001C11C8" w:rsidP="00455537" w:rsidRDefault="00624566" w14:paraId="44A9BB35" w14:textId="77777777">
      <w:pPr>
        <w:pStyle w:val="Textocomentario"/>
        <w:jc w:val="left"/>
      </w:pPr>
      <w:r>
        <w:rPr>
          <w:rStyle w:val="Refdecomentario"/>
        </w:rPr>
        <w:annotationRef/>
      </w:r>
      <w:r w:rsidR="001C11C8">
        <w:t>Falta ortográfica, no existe esa palabra.</w:t>
      </w:r>
    </w:p>
  </w:comment>
  <w:comment w:initials="JFMM" w:author="Juan Francisco Mier Montoto" w:date="2022-09-25T19:20:00Z" w:id="37">
    <w:p w:rsidR="00DD1D3B" w:rsidP="009B1902" w:rsidRDefault="00DD1D3B" w14:paraId="1ED8DF04" w14:textId="74C5FF9A">
      <w:pPr>
        <w:pStyle w:val="Textocomentario"/>
        <w:jc w:val="left"/>
      </w:pPr>
      <w:r>
        <w:rPr>
          <w:rStyle w:val="Refdecomentario"/>
        </w:rPr>
        <w:annotationRef/>
      </w:r>
      <w:r>
        <w:t>Todo esto es innecesario. Está bien determinar que el cliente tiene la opción de imprimir las facturas y guardarlas de manera física, pero obviamente el sistema las sigue almacenando de forma informática.</w:t>
      </w:r>
    </w:p>
  </w:comment>
  <w:comment w:initials="JFMM" w:author="Juan Francisco Mier Montoto" w:date="2022-09-25T19:22:00Z" w:id="38">
    <w:p w:rsidR="001E6DE6" w:rsidP="00DE0CFD" w:rsidRDefault="001E6DE6" w14:paraId="7105B43E" w14:textId="77777777">
      <w:pPr>
        <w:pStyle w:val="Textocomentario"/>
        <w:jc w:val="left"/>
      </w:pPr>
      <w:r>
        <w:rPr>
          <w:rStyle w:val="Refdecomentario"/>
        </w:rPr>
        <w:annotationRef/>
      </w:r>
      <w:r>
        <w:t>No es que se consideren o no, es que no lo son. Toda la oración es un poco rara en general.</w:t>
      </w:r>
    </w:p>
  </w:comment>
  <w:comment w:initials="JFMM" w:author="Juan Francisco Mier Montoto" w:date="2022-09-25T19:22:00Z" w:id="39">
    <w:p w:rsidR="00C32671" w:rsidP="00751706" w:rsidRDefault="00C32671" w14:paraId="6F5C31D8" w14:textId="77777777">
      <w:pPr>
        <w:pStyle w:val="Textocomentario"/>
        <w:jc w:val="left"/>
      </w:pPr>
      <w:r>
        <w:rPr>
          <w:rStyle w:val="Refdecomentario"/>
        </w:rPr>
        <w:annotationRef/>
      </w:r>
      <w:r>
        <w:t>Mala manera de expresarse.</w:t>
      </w:r>
    </w:p>
  </w:comment>
  <w:comment w:initials="JFMM" w:author="Juan Francisco Mier Montoto" w:date="2022-09-25T19:23:00Z" w:id="40">
    <w:p w:rsidR="00A7669C" w:rsidP="004164B5" w:rsidRDefault="00A7669C" w14:paraId="2FDA6549" w14:textId="77777777">
      <w:pPr>
        <w:pStyle w:val="Textocomentario"/>
        <w:jc w:val="left"/>
      </w:pPr>
      <w:r>
        <w:rPr>
          <w:rStyle w:val="Refdecomentario"/>
        </w:rPr>
        <w:annotationRef/>
      </w:r>
      <w:r>
        <w:t>Se comprende lo que el autor quiso decir, pero está formulado un poco raro.</w:t>
      </w:r>
    </w:p>
  </w:comment>
  <w:comment w:initials="JFMM" w:author="Juan Francisco Mier Montoto" w:date="2022-09-25T19:25:00Z" w:id="41">
    <w:p w:rsidR="0088714E" w:rsidP="00A7755F" w:rsidRDefault="0088714E" w14:paraId="13F2DB56" w14:textId="77777777">
      <w:pPr>
        <w:pStyle w:val="Textocomentario"/>
        <w:jc w:val="left"/>
      </w:pPr>
      <w:r>
        <w:rPr>
          <w:rStyle w:val="Refdecomentario"/>
        </w:rPr>
        <w:annotationRef/>
      </w:r>
      <w:r>
        <w:t>Estaría mejor utilizar verbos impersonales.</w:t>
      </w:r>
    </w:p>
  </w:comment>
  <w:comment w:initials="JFMM" w:author="Juan Francisco Mier Montoto" w:date="2022-09-25T19:26:00Z" w:id="42">
    <w:p w:rsidR="00032AF4" w:rsidP="00014DE1" w:rsidRDefault="00032AF4" w14:paraId="12B832E1" w14:textId="77777777">
      <w:pPr>
        <w:pStyle w:val="Textocomentario"/>
        <w:jc w:val="left"/>
      </w:pPr>
      <w:r>
        <w:rPr>
          <w:rStyle w:val="Refdecomentario"/>
        </w:rPr>
        <w:annotationRef/>
      </w:r>
      <w:r>
        <w:t>Lenguaje informal.</w:t>
      </w:r>
    </w:p>
  </w:comment>
  <w:comment w:initials="JFMM" w:author="Juan Francisco Mier Montoto" w:date="2022-09-25T19:26:00Z" w:id="43">
    <w:p w:rsidR="00032AF4" w:rsidP="000B3F3F" w:rsidRDefault="00032AF4" w14:paraId="29BA880F" w14:textId="77777777">
      <w:pPr>
        <w:pStyle w:val="Textocomentario"/>
        <w:jc w:val="left"/>
      </w:pPr>
      <w:r>
        <w:rPr>
          <w:rStyle w:val="Refdecomentario"/>
        </w:rPr>
        <w:annotationRef/>
      </w:r>
      <w:r>
        <w:t>Fallo de puntuación.</w:t>
      </w:r>
    </w:p>
  </w:comment>
  <w:comment w:initials="JFMM" w:author="Juan Francisco Mier Montoto" w:date="2022-09-25T19:28:00Z" w:id="44">
    <w:p w:rsidR="00A63000" w:rsidP="001D74A1" w:rsidRDefault="00A63000" w14:paraId="20FD914D" w14:textId="77777777">
      <w:pPr>
        <w:pStyle w:val="Textocomentario"/>
        <w:jc w:val="left"/>
      </w:pPr>
      <w:r>
        <w:rPr>
          <w:rStyle w:val="Refdecomentario"/>
        </w:rPr>
        <w:annotationRef/>
      </w:r>
      <w:r>
        <w:t>"se debe poder modificar la cantidad de artículos"</w:t>
      </w:r>
    </w:p>
  </w:comment>
  <w:comment w:initials="JFMM" w:author="Juan Francisco Mier Montoto" w:date="2022-09-25T19:27:00Z" w:id="45">
    <w:p w:rsidR="005D2D94" w:rsidP="009F0EED" w:rsidRDefault="005D2D94" w14:paraId="39C631BD" w14:textId="53C4EF6F">
      <w:pPr>
        <w:pStyle w:val="Textocomentario"/>
        <w:jc w:val="left"/>
      </w:pPr>
      <w:r>
        <w:rPr>
          <w:rStyle w:val="Refdecomentario"/>
        </w:rPr>
        <w:annotationRef/>
      </w:r>
      <w:r>
        <w:t>Fallo ortográfico.</w:t>
      </w:r>
    </w:p>
  </w:comment>
  <w:comment w:initials="JFMM" w:author="Juan Francisco Mier Montoto" w:date="2022-09-25T19:34:00Z" w:id="46">
    <w:p w:rsidR="00AF5610" w:rsidP="00AC3600" w:rsidRDefault="00AF5610" w14:paraId="577BA762" w14:textId="77777777">
      <w:pPr>
        <w:pStyle w:val="Textocomentario"/>
        <w:jc w:val="left"/>
      </w:pPr>
      <w:r>
        <w:rPr>
          <w:rStyle w:val="Refdecomentario"/>
        </w:rPr>
        <w:annotationRef/>
      </w:r>
      <w:r>
        <w:t>Lenguaje informal, casi incorrecto.</w:t>
      </w:r>
    </w:p>
  </w:comment>
  <w:comment w:initials="JFMM" w:author="Juan Francisco Mier Montoto" w:date="2022-09-25T19:35:00Z" w:id="47">
    <w:p w:rsidR="003E4555" w:rsidP="00125228" w:rsidRDefault="003E4555" w14:paraId="19D378DB" w14:textId="77777777">
      <w:pPr>
        <w:pStyle w:val="Textocomentario"/>
        <w:jc w:val="left"/>
      </w:pPr>
      <w:r>
        <w:rPr>
          <w:rStyle w:val="Refdecomentario"/>
        </w:rPr>
        <w:annotationRef/>
      </w:r>
      <w:r>
        <w:t>Información repetida.</w:t>
      </w:r>
    </w:p>
  </w:comment>
  <w:comment w:initials="JFMM" w:author="Juan Francisco Mier Montoto" w:date="2022-09-25T19:37:00Z" w:id="49">
    <w:p w:rsidR="005D08A7" w:rsidP="00671A9A" w:rsidRDefault="005D08A7" w14:paraId="3FEBBA70" w14:textId="77777777">
      <w:pPr>
        <w:pStyle w:val="Textocomentario"/>
        <w:jc w:val="left"/>
      </w:pPr>
      <w:r>
        <w:rPr>
          <w:rStyle w:val="Refdecomentario"/>
        </w:rPr>
        <w:annotationRef/>
      </w:r>
      <w:r>
        <w:t>Fallo de formato, debería ser una lista (otra vez).</w:t>
      </w:r>
    </w:p>
  </w:comment>
  <w:comment w:initials="JFMM" w:author="Juan Francisco Mier Montoto" w:date="2022-09-25T19:37:00Z" w:id="50">
    <w:p w:rsidR="005D08A7" w:rsidP="00AC63A1" w:rsidRDefault="005D08A7" w14:paraId="17094F96" w14:textId="5ED3AEFB">
      <w:pPr>
        <w:pStyle w:val="Textocomentario"/>
        <w:jc w:val="left"/>
      </w:pPr>
      <w:r>
        <w:rPr>
          <w:rStyle w:val="Refdecomentario"/>
        </w:rPr>
        <w:annotationRef/>
      </w:r>
      <w:r>
        <w:t>Fallo ortográfico.</w:t>
      </w:r>
    </w:p>
  </w:comment>
  <w:comment w:initials="JFMM" w:author="Juan Francisco Mier Montoto" w:date="2022-09-25T19:39:00Z" w:id="52">
    <w:p w:rsidR="0004195D" w:rsidP="00C0360D" w:rsidRDefault="0004195D" w14:paraId="4BA6D1F7" w14:textId="77777777">
      <w:pPr>
        <w:pStyle w:val="Textocomentario"/>
        <w:jc w:val="left"/>
      </w:pPr>
      <w:r>
        <w:rPr>
          <w:rStyle w:val="Refdecomentario"/>
        </w:rPr>
        <w:annotationRef/>
      </w:r>
      <w:r>
        <w:t>El Jefe de Rango debería poder registrar la comanda en el sistema, de modo que se libera esta función del jefe de cocina.</w:t>
      </w:r>
    </w:p>
  </w:comment>
  <w:comment w:initials="JFMM" w:author="Juan Francisco Mier Montoto" w:date="2022-09-25T19:38:00Z" w:id="51">
    <w:p w:rsidR="00D354AE" w:rsidP="00363CD8" w:rsidRDefault="00D354AE" w14:paraId="56E4EC44" w14:textId="77777777">
      <w:pPr>
        <w:pStyle w:val="Textocomentario"/>
        <w:jc w:val="left"/>
      </w:pPr>
      <w:r>
        <w:rPr>
          <w:rStyle w:val="Refdecomentario"/>
        </w:rPr>
        <w:annotationRef/>
      </w:r>
      <w:r>
        <w:t>Uso incorrecto del plural, cuando en el resto de puntos se utiliza el singular.</w:t>
      </w:r>
    </w:p>
  </w:comment>
  <w:comment w:initials="JFMM" w:author="Juan Francisco Mier Montoto" w:date="2022-09-25T19:39:00Z" w:id="54">
    <w:p w:rsidR="00182237" w:rsidP="00AE3A88" w:rsidRDefault="00182237" w14:paraId="717FC95E" w14:textId="77777777">
      <w:pPr>
        <w:pStyle w:val="Textocomentario"/>
        <w:jc w:val="left"/>
      </w:pPr>
      <w:r>
        <w:rPr>
          <w:rStyle w:val="Refdecomentario"/>
        </w:rPr>
        <w:annotationRef/>
      </w:r>
      <w:r>
        <w:t>Uso incorrecto del femenino para referirse a un grupo de personas sin género asignado.</w:t>
      </w:r>
    </w:p>
  </w:comment>
  <w:comment w:initials="JFMM" w:author="Juan Francisco Mier Montoto" w:date="2022-09-25T19:40:00Z" w:id="53">
    <w:p w:rsidR="00756AF7" w:rsidP="002E3882" w:rsidRDefault="00756AF7" w14:paraId="619D328E" w14:textId="77777777">
      <w:pPr>
        <w:pStyle w:val="Textocomentario"/>
        <w:jc w:val="left"/>
      </w:pPr>
      <w:r>
        <w:rPr>
          <w:rStyle w:val="Refdecomentario"/>
        </w:rPr>
        <w:annotationRef/>
      </w:r>
      <w:r>
        <w:t>Sería preferible utilizar una enumeración en vez de repetir "Es el encargado de "</w:t>
      </w:r>
    </w:p>
  </w:comment>
  <w:comment w:initials="JFMM" w:author="Juan Francisco Mier Montoto" w:date="2022-09-25T19:41:00Z" w:id="57">
    <w:p w:rsidR="00E64688" w:rsidP="001E49DE" w:rsidRDefault="00E64688" w14:paraId="115FEA28" w14:textId="77777777">
      <w:pPr>
        <w:pStyle w:val="Textocomentario"/>
        <w:jc w:val="left"/>
      </w:pPr>
      <w:r>
        <w:rPr>
          <w:rStyle w:val="Refdecomentario"/>
        </w:rPr>
        <w:annotationRef/>
      </w:r>
      <w:r>
        <w:t>Falta ortográfica grave.</w:t>
      </w:r>
    </w:p>
  </w:comment>
  <w:comment w:initials="JFMM" w:author="Juan Francisco Mier Montoto" w:date="2022-09-25T19:41:00Z" w:id="58">
    <w:p w:rsidR="00382A9A" w:rsidP="00996B3E" w:rsidRDefault="00382A9A" w14:paraId="1DC204D3" w14:textId="77777777">
      <w:pPr>
        <w:pStyle w:val="Textocomentario"/>
        <w:jc w:val="left"/>
      </w:pPr>
      <w:r>
        <w:rPr>
          <w:rStyle w:val="Refdecomentario"/>
        </w:rPr>
        <w:annotationRef/>
      </w:r>
      <w:r>
        <w:t>Falta ortográfica grave.</w:t>
      </w:r>
    </w:p>
  </w:comment>
  <w:comment w:initials="JFMM" w:author="Juan Francisco Mier Montoto" w:date="2022-09-25T19:42:00Z" w:id="59">
    <w:p w:rsidR="00754F4C" w:rsidP="00ED3953" w:rsidRDefault="00754F4C" w14:paraId="3812B840" w14:textId="77777777">
      <w:pPr>
        <w:pStyle w:val="Textocomentario"/>
        <w:jc w:val="left"/>
      </w:pPr>
      <w:r>
        <w:rPr>
          <w:rStyle w:val="Refdecomentario"/>
        </w:rPr>
        <w:annotationRef/>
      </w:r>
      <w:r>
        <w:t>Falta una coma.</w:t>
      </w:r>
    </w:p>
  </w:comment>
  <w:comment w:initials="JFMM" w:author="Juan Francisco Mier Montoto" w:date="2022-09-25T19:42:00Z" w:id="60">
    <w:p w:rsidR="00754F4C" w:rsidP="000A3F17" w:rsidRDefault="00754F4C" w14:paraId="65102A50" w14:textId="23F9CD94">
      <w:pPr>
        <w:pStyle w:val="Textocomentario"/>
        <w:jc w:val="left"/>
      </w:pPr>
      <w:r>
        <w:rPr>
          <w:rStyle w:val="Refdecomentario"/>
        </w:rPr>
        <w:annotationRef/>
      </w:r>
      <w:r>
        <w:t>Falta ortográfica grave. Tercera vez en el mismo párrafo.</w:t>
      </w:r>
    </w:p>
  </w:comment>
  <w:comment w:initials="JFMM" w:author="Juan Francisco Mier Montoto" w:date="2022-09-25T19:49:00Z" w:id="61">
    <w:p w:rsidR="004778BD" w:rsidP="00824A35" w:rsidRDefault="004778BD" w14:paraId="44FAE2C5" w14:textId="77777777">
      <w:pPr>
        <w:pStyle w:val="Textocomentario"/>
        <w:jc w:val="left"/>
      </w:pPr>
      <w:r>
        <w:rPr>
          <w:rStyle w:val="Refdecomentario"/>
        </w:rPr>
        <w:annotationRef/>
      </w:r>
      <w:r>
        <w:t>Según la figura, el Jefe de Comedor se inventa los pedidos al proveedor, ya que no tiene en cuenta existencias del almacén como lo hacen los cocineros.</w:t>
      </w:r>
    </w:p>
  </w:comment>
  <w:comment w:initials="JFMM" w:author="Juan Francisco Mier Montoto" w:date="2022-09-25T19:42:00Z" w:id="62">
    <w:p w:rsidR="005D487C" w:rsidP="007442AC" w:rsidRDefault="005D487C" w14:paraId="045B6C09" w14:textId="54E78C51">
      <w:pPr>
        <w:pStyle w:val="Textocomentario"/>
        <w:jc w:val="left"/>
      </w:pPr>
      <w:r>
        <w:rPr>
          <w:rStyle w:val="Refdecomentario"/>
        </w:rPr>
        <w:annotationRef/>
      </w:r>
      <w:r>
        <w:t>Falta ortográfica grave.</w:t>
      </w:r>
    </w:p>
  </w:comment>
  <w:comment w:initials="JFMM" w:author="Juan Francisco Mier Montoto" w:date="2022-09-25T20:00:00Z" w:id="63">
    <w:p w:rsidR="00370342" w:rsidP="00E24410" w:rsidRDefault="00370342" w14:paraId="3CB8E441" w14:textId="77777777">
      <w:pPr>
        <w:pStyle w:val="Textocomentario"/>
        <w:jc w:val="left"/>
      </w:pPr>
      <w:r>
        <w:rPr>
          <w:rStyle w:val="Refdecomentario"/>
        </w:rPr>
        <w:annotationRef/>
      </w:r>
      <w:r>
        <w:t>Error de puntuación.</w:t>
      </w:r>
    </w:p>
  </w:comment>
  <w:comment w:initials="JFMM" w:author="Juan Francisco Mier Montoto" w:date="2022-09-26T17:27:00Z" w:id="64">
    <w:p w:rsidR="003F4DDF" w:rsidP="0091342D" w:rsidRDefault="008B199D" w14:paraId="5067E113" w14:textId="77777777">
      <w:pPr>
        <w:pStyle w:val="Textocomentario"/>
        <w:jc w:val="left"/>
      </w:pPr>
      <w:r>
        <w:rPr>
          <w:rStyle w:val="Refdecomentario"/>
        </w:rPr>
        <w:annotationRef/>
      </w:r>
      <w:r w:rsidR="003F4DDF">
        <w:t>No se contempla la caja ni el cajero en el modelo.</w:t>
      </w:r>
    </w:p>
  </w:comment>
  <w:comment w:initials="JFMM" w:author="Juan Francisco Mier Montoto" w:date="2022-09-26T17:19:00Z" w:id="65">
    <w:p w:rsidR="00A826F2" w:rsidP="007C1BF8" w:rsidRDefault="00A826F2" w14:paraId="141727CA" w14:textId="5882135C">
      <w:pPr>
        <w:pStyle w:val="Textocomentario"/>
        <w:jc w:val="left"/>
      </w:pPr>
      <w:r>
        <w:rPr>
          <w:rStyle w:val="Refdecomentario"/>
        </w:rPr>
        <w:annotationRef/>
      </w:r>
      <w:r>
        <w:t>Falta una coma.</w:t>
      </w:r>
    </w:p>
  </w:comment>
  <w:comment w:initials="JFMM" w:author="Juan Francisco Mier Montoto" w:date="2022-09-26T17:20:00Z" w:id="66">
    <w:p w:rsidR="00E6445E" w:rsidP="007828D5" w:rsidRDefault="00E6445E" w14:paraId="0B5830F5" w14:textId="77777777">
      <w:pPr>
        <w:pStyle w:val="Textocomentario"/>
        <w:jc w:val="left"/>
      </w:pPr>
      <w:r>
        <w:rPr>
          <w:rStyle w:val="Refdecomentario"/>
        </w:rPr>
        <w:annotationRef/>
      </w:r>
      <w:r>
        <w:t>Los clientes definitivamente no llegan al almacén.</w:t>
      </w:r>
    </w:p>
  </w:comment>
  <w:comment w:initials="JFMM" w:author="Juan Francisco Mier Montoto" w:date="2022-09-26T17:22:00Z" w:id="67">
    <w:p w:rsidR="00842961" w:rsidP="00AA663E" w:rsidRDefault="00842961" w14:paraId="21688B02" w14:textId="77777777">
      <w:pPr>
        <w:pStyle w:val="Textocomentario"/>
        <w:jc w:val="left"/>
      </w:pPr>
      <w:r>
        <w:rPr>
          <w:rStyle w:val="Refdecomentario"/>
        </w:rPr>
        <w:annotationRef/>
      </w:r>
      <w:r>
        <w:t>Puede haber más de un menú, como ya se ha especificado.</w:t>
      </w:r>
    </w:p>
  </w:comment>
  <w:comment w:initials="JFMM" w:author="Juan Francisco Mier Montoto" w:date="2022-09-26T17:23:00Z" w:id="68">
    <w:p w:rsidR="009F2AA0" w:rsidP="0074642D" w:rsidRDefault="009F2AA0" w14:paraId="0A4892F7" w14:textId="77777777">
      <w:pPr>
        <w:pStyle w:val="Textocomentario"/>
        <w:jc w:val="left"/>
      </w:pPr>
      <w:r>
        <w:rPr>
          <w:rStyle w:val="Refdecomentario"/>
        </w:rPr>
        <w:annotationRef/>
      </w:r>
      <w:r>
        <w:t>Solo un jefe de comedor debería tomar la comanda.</w:t>
      </w:r>
    </w:p>
  </w:comment>
  <w:comment w:initials="JFMM" w:author="Juan Francisco Mier Montoto" w:date="2022-09-26T17:23:00Z" w:id="69">
    <w:p w:rsidR="000A7B49" w:rsidP="00C63CF6" w:rsidRDefault="003D1D6B" w14:paraId="48251C17" w14:textId="77777777">
      <w:pPr>
        <w:pStyle w:val="Textocomentario"/>
        <w:jc w:val="left"/>
      </w:pPr>
      <w:r>
        <w:rPr>
          <w:rStyle w:val="Refdecomentario"/>
        </w:rPr>
        <w:annotationRef/>
      </w:r>
      <w:r w:rsidR="000A7B49">
        <w:t>A los cocineros, no a la cocina.</w:t>
      </w:r>
    </w:p>
  </w:comment>
  <w:comment w:initials="JFMM" w:author="Juan Francisco Mier Montoto" w:date="2022-09-26T17:26:00Z" w:id="70">
    <w:p w:rsidR="00101066" w:rsidP="001E12DC" w:rsidRDefault="00101066" w14:paraId="577ECD8A" w14:textId="77777777">
      <w:pPr>
        <w:pStyle w:val="Textocomentario"/>
        <w:jc w:val="left"/>
      </w:pPr>
      <w:r>
        <w:rPr>
          <w:rStyle w:val="Refdecomentario"/>
        </w:rPr>
        <w:annotationRef/>
      </w:r>
      <w:r>
        <w:t>Falta ortográfica grave.</w:t>
      </w:r>
    </w:p>
  </w:comment>
  <w:comment w:initials="JFMM" w:author="Juan Francisco Mier Montoto" w:date="2022-09-26T17:27:00Z" w:id="71">
    <w:p w:rsidR="00255D88" w:rsidP="00667DC3" w:rsidRDefault="00255D88" w14:paraId="722DE1E7" w14:textId="77777777">
      <w:pPr>
        <w:pStyle w:val="Textocomentario"/>
        <w:jc w:val="left"/>
      </w:pPr>
      <w:r>
        <w:rPr>
          <w:rStyle w:val="Refdecomentario"/>
        </w:rPr>
        <w:annotationRef/>
      </w:r>
      <w:r>
        <w:t>Uso del femenino no indicado.</w:t>
      </w:r>
    </w:p>
  </w:comment>
  <w:comment w:initials="JFMM" w:author="Juan Francisco Mier Montoto" w:date="2022-09-26T17:29:00Z" w:id="72">
    <w:p w:rsidR="003F4DDF" w:rsidP="008316FB" w:rsidRDefault="003F4DDF" w14:paraId="32ABDCC7" w14:textId="77777777">
      <w:pPr>
        <w:pStyle w:val="Textocomentario"/>
        <w:jc w:val="left"/>
      </w:pPr>
      <w:r>
        <w:rPr>
          <w:rStyle w:val="Refdecomentario"/>
        </w:rPr>
        <w:annotationRef/>
      </w:r>
      <w:r>
        <w:t>Esto no tiene sentido.</w:t>
      </w:r>
    </w:p>
  </w:comment>
  <w:comment w:initials="JFMM" w:author="Juan Francisco Mier Montoto" w:date="2022-09-26T17:29:00Z" w:id="73">
    <w:p w:rsidR="00991018" w:rsidP="006A21AD" w:rsidRDefault="00991018" w14:paraId="1FF04FD9" w14:textId="77777777">
      <w:pPr>
        <w:pStyle w:val="Textocomentario"/>
        <w:jc w:val="left"/>
      </w:pPr>
      <w:r>
        <w:rPr>
          <w:rStyle w:val="Refdecomentario"/>
        </w:rPr>
        <w:annotationRef/>
      </w:r>
      <w:r>
        <w:t>Si no es en metálico, ¿qué medidas se toman?</w:t>
      </w:r>
    </w:p>
  </w:comment>
  <w:comment w:initials="JFMM" w:author="Juan Francisco Mier Montoto" w:date="2022-09-26T17:28:00Z" w:id="74">
    <w:p w:rsidR="003F4DDF" w:rsidP="00917BFB" w:rsidRDefault="003F4DDF" w14:paraId="4E702144" w14:textId="49B148E2">
      <w:pPr>
        <w:pStyle w:val="Textocomentario"/>
        <w:jc w:val="left"/>
      </w:pPr>
      <w:r>
        <w:rPr>
          <w:rStyle w:val="Refdecomentario"/>
        </w:rPr>
        <w:annotationRef/>
      </w:r>
      <w:r>
        <w:t>Fallo ortográfico.</w:t>
      </w:r>
    </w:p>
  </w:comment>
  <w:comment w:initials="JFMM" w:author="Juan Francisco Mier Montoto" w:date="2022-09-26T17:37:00Z" w:id="76">
    <w:p w:rsidR="00344C2D" w:rsidP="00205E30" w:rsidRDefault="00344C2D" w14:paraId="1D15EC3C" w14:textId="77777777">
      <w:pPr>
        <w:pStyle w:val="Textocomentario"/>
        <w:jc w:val="left"/>
      </w:pPr>
      <w:r>
        <w:rPr>
          <w:rStyle w:val="Refdecomentario"/>
        </w:rPr>
        <w:annotationRef/>
      </w:r>
      <w:r>
        <w:t>Esto no son problemas, son necesidades específicas. Nada de esto supone un problema actualmente.</w:t>
      </w:r>
    </w:p>
  </w:comment>
  <w:comment w:initials="JFMM" w:author="Juan Francisco Mier Montoto" w:date="2022-09-26T17:33:00Z" w:id="77">
    <w:p w:rsidR="000C31F0" w:rsidP="005D69FA" w:rsidRDefault="000C31F0" w14:paraId="0328043D" w14:textId="57316526">
      <w:pPr>
        <w:pStyle w:val="Textocomentario"/>
        <w:jc w:val="left"/>
      </w:pPr>
      <w:r>
        <w:rPr>
          <w:rStyle w:val="Refdecomentario"/>
        </w:rPr>
        <w:annotationRef/>
      </w:r>
      <w:r>
        <w:t>Sería preferible utilizar verbos impersonales.</w:t>
      </w:r>
    </w:p>
  </w:comment>
  <w:comment w:initials="JFMM" w:author="Juan Francisco Mier Montoto" w:date="2022-09-26T17:33:00Z" w:id="78">
    <w:p w:rsidR="000C31F0" w:rsidP="00FA7756" w:rsidRDefault="000C31F0" w14:paraId="258263DE" w14:textId="77777777">
      <w:pPr>
        <w:pStyle w:val="Textocomentario"/>
        <w:jc w:val="left"/>
      </w:pPr>
      <w:r>
        <w:rPr>
          <w:rStyle w:val="Refdecomentario"/>
        </w:rPr>
        <w:annotationRef/>
      </w:r>
      <w:r>
        <w:t>Eso no es un problema, es una necesidad, y además está un poco raro escrito.</w:t>
      </w:r>
    </w:p>
  </w:comment>
  <w:comment w:initials="JFMM" w:author="Juan Francisco Mier Montoto" w:date="2022-09-26T17:34:00Z" w:id="79">
    <w:p w:rsidR="000C31F0" w:rsidP="001A1125" w:rsidRDefault="000C31F0" w14:paraId="4B7C57BB" w14:textId="77777777">
      <w:pPr>
        <w:pStyle w:val="Textocomentario"/>
        <w:jc w:val="left"/>
      </w:pPr>
      <w:r>
        <w:rPr>
          <w:rStyle w:val="Refdecomentario"/>
        </w:rPr>
        <w:annotationRef/>
      </w:r>
      <w:r>
        <w:t>Falta una coma.</w:t>
      </w:r>
    </w:p>
  </w:comment>
  <w:comment w:initials="JFMM" w:author="Juan Francisco Mier Montoto" w:date="2022-09-26T17:35:00Z" w:id="80">
    <w:p w:rsidR="00BA5B03" w:rsidP="008F5622" w:rsidRDefault="00BA5B03" w14:paraId="4B6CDD2C" w14:textId="77777777">
      <w:pPr>
        <w:pStyle w:val="Textocomentario"/>
        <w:jc w:val="left"/>
      </w:pPr>
      <w:r>
        <w:rPr>
          <w:rStyle w:val="Refdecomentario"/>
        </w:rPr>
        <w:annotationRef/>
      </w:r>
      <w:r>
        <w:t>Falta otra coma.</w:t>
      </w:r>
    </w:p>
  </w:comment>
  <w:comment w:initials="JFMM" w:author="Juan Francisco Mier Montoto" w:date="2022-09-26T17:35:00Z" w:id="81">
    <w:p w:rsidR="008B17F7" w:rsidP="00D6186B" w:rsidRDefault="008B17F7" w14:paraId="06A57566" w14:textId="524B2687">
      <w:pPr>
        <w:pStyle w:val="Textocomentario"/>
        <w:jc w:val="left"/>
      </w:pPr>
      <w:r>
        <w:rPr>
          <w:rStyle w:val="Refdecomentario"/>
        </w:rPr>
        <w:annotationRef/>
      </w:r>
      <w:r>
        <w:t>Fallo ortográfico.</w:t>
      </w:r>
    </w:p>
  </w:comment>
  <w:comment w:initials="JFMM" w:author="Juan Francisco Mier Montoto" w:date="2022-09-26T17:35:00Z" w:id="82">
    <w:p w:rsidR="00BA5B03" w:rsidP="0041008F" w:rsidRDefault="00BA5B03" w14:paraId="558A99FC" w14:textId="77777777">
      <w:pPr>
        <w:pStyle w:val="Textocomentario"/>
        <w:jc w:val="left"/>
      </w:pPr>
      <w:r>
        <w:rPr>
          <w:rStyle w:val="Refdecomentario"/>
        </w:rPr>
        <w:annotationRef/>
      </w:r>
      <w:r>
        <w:t>Fallo ortográfico.</w:t>
      </w:r>
    </w:p>
  </w:comment>
  <w:comment w:initials="JFMM" w:author="Juan Francisco Mier Montoto" w:date="2022-09-26T17:36:00Z" w:id="83">
    <w:p w:rsidR="00AA3503" w:rsidP="00D10574" w:rsidRDefault="00AA3503" w14:paraId="707833E3" w14:textId="77777777">
      <w:pPr>
        <w:pStyle w:val="Textocomentario"/>
        <w:jc w:val="left"/>
      </w:pPr>
      <w:r>
        <w:rPr>
          <w:rStyle w:val="Refdecomentario"/>
        </w:rPr>
        <w:annotationRef/>
      </w:r>
      <w:r>
        <w:t>Fallo ortográfico grave.</w:t>
      </w:r>
    </w:p>
  </w:comment>
  <w:comment w:initials="JFMM" w:author="Juan Francisco Mier Montoto" w:date="2022-09-26T17:38:00Z" w:id="84">
    <w:p w:rsidR="00DE283A" w:rsidP="005F1491" w:rsidRDefault="001278F2" w14:paraId="2C43FB34" w14:textId="77777777">
      <w:pPr>
        <w:pStyle w:val="Textocomentario"/>
        <w:jc w:val="left"/>
      </w:pPr>
      <w:r>
        <w:rPr>
          <w:rStyle w:val="Refdecomentario"/>
        </w:rPr>
        <w:annotationRef/>
      </w:r>
      <w:r w:rsidR="00DE283A">
        <w:t>"una interfaz" (anglicismo)</w:t>
      </w:r>
    </w:p>
  </w:comment>
  <w:comment w:initials="JFMM" w:author="Juan Francisco Mier Montoto" w:date="2022-09-26T17:38:00Z" w:id="85">
    <w:p w:rsidR="00482BEA" w:rsidP="00EE52F0" w:rsidRDefault="00482BEA" w14:paraId="5AC29EB1" w14:textId="0428EA2E">
      <w:pPr>
        <w:pStyle w:val="Textocomentario"/>
        <w:jc w:val="left"/>
      </w:pPr>
      <w:r>
        <w:rPr>
          <w:rStyle w:val="Refdecomentario"/>
        </w:rPr>
        <w:annotationRef/>
      </w:r>
      <w:r>
        <w:t>Se entiende, pero hay maneras más claras de escribir esto.</w:t>
      </w:r>
    </w:p>
  </w:comment>
  <w:comment w:initials="JFMM" w:author="Juan Francisco Mier Montoto" w:date="2022-09-26T17:39:00Z" w:id="86">
    <w:p w:rsidR="00482BEA" w:rsidP="000D1E86" w:rsidRDefault="00482BEA" w14:paraId="41B17593" w14:textId="77777777">
      <w:pPr>
        <w:pStyle w:val="Textocomentario"/>
        <w:jc w:val="left"/>
      </w:pPr>
      <w:r>
        <w:rPr>
          <w:rStyle w:val="Refdecomentario"/>
        </w:rPr>
        <w:annotationRef/>
      </w:r>
      <w:r>
        <w:t>Falta una coma.</w:t>
      </w:r>
    </w:p>
  </w:comment>
  <w:comment w:initials="JFMM" w:author="Juan Francisco Mier Montoto" w:date="2022-09-26T17:39:00Z" w:id="87">
    <w:p w:rsidR="009207D6" w:rsidP="000B3DCF" w:rsidRDefault="009207D6" w14:paraId="418A9C83" w14:textId="77777777">
      <w:pPr>
        <w:pStyle w:val="Textocomentario"/>
        <w:jc w:val="left"/>
      </w:pPr>
      <w:r>
        <w:rPr>
          <w:rStyle w:val="Refdecomentario"/>
        </w:rPr>
        <w:annotationRef/>
      </w:r>
      <w:r>
        <w:t>Fallo ortográfico.</w:t>
      </w:r>
    </w:p>
  </w:comment>
  <w:comment w:initials="JFMM" w:author="Juan Francisco Mier Montoto" w:date="2022-09-26T17:39:00Z" w:id="88">
    <w:p w:rsidR="009207D6" w:rsidP="00B65CC2" w:rsidRDefault="009207D6" w14:paraId="084E2B88" w14:textId="77777777">
      <w:pPr>
        <w:pStyle w:val="Textocomentario"/>
        <w:jc w:val="left"/>
      </w:pPr>
      <w:r>
        <w:rPr>
          <w:rStyle w:val="Refdecomentario"/>
        </w:rPr>
        <w:annotationRef/>
      </w:r>
      <w:r>
        <w:t>No está claro a lo que se refiere con "transparente a los ojos del usuario".</w:t>
      </w:r>
    </w:p>
  </w:comment>
  <w:comment w:initials="JFMM" w:author="Juan Francisco Mier Montoto" w:date="2022-09-26T17:40:00Z" w:id="89">
    <w:p w:rsidR="00526254" w:rsidP="00DC7B41" w:rsidRDefault="00526254" w14:paraId="0E1BE46A" w14:textId="77777777">
      <w:pPr>
        <w:pStyle w:val="Textocomentario"/>
        <w:jc w:val="left"/>
      </w:pPr>
      <w:r>
        <w:rPr>
          <w:rStyle w:val="Refdecomentario"/>
        </w:rPr>
        <w:annotationRef/>
      </w:r>
      <w:r>
        <w:t>Fallo gramatical.</w:t>
      </w:r>
    </w:p>
  </w:comment>
  <w:comment w:initials="JFMM" w:author="Juan Francisco Mier Montoto" w:date="2022-09-26T17:40:00Z" w:id="90">
    <w:p w:rsidR="00526254" w:rsidP="005E1FB7" w:rsidRDefault="00526254" w14:paraId="5DEA1003" w14:textId="77777777">
      <w:pPr>
        <w:pStyle w:val="Textocomentario"/>
        <w:jc w:val="left"/>
      </w:pPr>
      <w:r>
        <w:rPr>
          <w:rStyle w:val="Refdecomentario"/>
        </w:rPr>
        <w:annotationRef/>
      </w:r>
      <w:r>
        <w:t>Un proveedor no tiene datos personales, es una empresa u otro tipo de entidad de la que se debería guardar otro tipo de información.</w:t>
      </w:r>
    </w:p>
  </w:comment>
  <w:comment w:initials="JFMM" w:author="Juan Francisco Mier Montoto" w:date="2022-09-26T17:42:00Z" w:id="91">
    <w:p w:rsidR="00E35BC8" w:rsidP="003C6D54" w:rsidRDefault="00E35BC8" w14:paraId="5E33B847" w14:textId="77777777">
      <w:pPr>
        <w:pStyle w:val="Textocomentario"/>
        <w:jc w:val="left"/>
      </w:pPr>
      <w:r>
        <w:rPr>
          <w:rStyle w:val="Refdecomentario"/>
        </w:rPr>
        <w:annotationRef/>
      </w:r>
      <w:r>
        <w:t>Párrafo repetido entero.</w:t>
      </w:r>
    </w:p>
  </w:comment>
  <w:comment w:initials="JFMM" w:author="Juan Francisco Mier Montoto" w:date="2022-09-26T17:42:00Z" w:id="92">
    <w:p w:rsidR="00B035A6" w:rsidP="00DC7985" w:rsidRDefault="00B035A6" w14:paraId="1BF2FB6C" w14:textId="77777777">
      <w:pPr>
        <w:pStyle w:val="Textocomentario"/>
        <w:jc w:val="left"/>
      </w:pPr>
      <w:r>
        <w:rPr>
          <w:rStyle w:val="Refdecomentario"/>
        </w:rPr>
        <w:annotationRef/>
      </w:r>
      <w:r>
        <w:t>Margen incorrecto, no se cómo es posible esto.</w:t>
      </w:r>
    </w:p>
  </w:comment>
  <w:comment w:initials="JFMM" w:author="Juan Francisco Mier Montoto" w:date="2022-09-26T17:44:00Z" w:id="93">
    <w:p w:rsidR="002729FD" w:rsidP="00B90B01" w:rsidRDefault="002729FD" w14:paraId="6A9726B1" w14:textId="77777777">
      <w:pPr>
        <w:pStyle w:val="Textocomentario"/>
        <w:jc w:val="left"/>
      </w:pPr>
      <w:r>
        <w:rPr>
          <w:rStyle w:val="Refdecomentario"/>
        </w:rPr>
        <w:annotationRef/>
      </w:r>
      <w:r>
        <w:t>Mala elección de palabras.</w:t>
      </w:r>
    </w:p>
  </w:comment>
  <w:comment w:initials="JFMM" w:author="Juan Francisco Mier Montoto" w:date="2022-09-26T17:44:00Z" w:id="94">
    <w:p w:rsidR="001C23BE" w:rsidP="00C132B1" w:rsidRDefault="001C23BE" w14:paraId="6B404043" w14:textId="77777777">
      <w:pPr>
        <w:pStyle w:val="Textocomentario"/>
        <w:jc w:val="left"/>
      </w:pPr>
      <w:r>
        <w:rPr>
          <w:rStyle w:val="Refdecomentario"/>
        </w:rPr>
        <w:annotationRef/>
      </w:r>
      <w:r>
        <w:t>Fallo gramatical.</w:t>
      </w:r>
    </w:p>
  </w:comment>
  <w:comment w:initials="JFMM" w:author="Juan Francisco Mier Montoto" w:date="2022-09-26T17:45:00Z" w:id="95">
    <w:p w:rsidR="00F00237" w:rsidP="00B64600" w:rsidRDefault="00F00237" w14:paraId="2224D404" w14:textId="77777777">
      <w:pPr>
        <w:pStyle w:val="Textocomentario"/>
        <w:jc w:val="left"/>
      </w:pPr>
      <w:r>
        <w:rPr>
          <w:rStyle w:val="Refdecomentario"/>
        </w:rPr>
        <w:annotationRef/>
      </w:r>
      <w:r>
        <w:t>¿Cómo se va a crear más de una comanda por mesa?</w:t>
      </w:r>
    </w:p>
  </w:comment>
  <w:comment w:initials="JFMM" w:author="Juan Francisco Mier Montoto" w:date="2022-09-26T17:46:00Z" w:id="96">
    <w:p w:rsidR="00142D0C" w:rsidP="00102241" w:rsidRDefault="00142D0C" w14:paraId="60C81507" w14:textId="77777777">
      <w:pPr>
        <w:pStyle w:val="Textocomentario"/>
        <w:jc w:val="left"/>
      </w:pPr>
      <w:r>
        <w:rPr>
          <w:rStyle w:val="Refdecomentario"/>
        </w:rPr>
        <w:annotationRef/>
      </w:r>
      <w:r>
        <w:t>El sistema ya gestiona todo lo necesario para estas acciones, la información debería consultarse (en condiciones normales) a través del sistema, no de copias.</w:t>
      </w:r>
    </w:p>
  </w:comment>
  <w:comment w:initials="JFMM" w:author="Juan Francisco Mier Montoto" w:date="2022-09-26T17:47:00Z" w:id="97">
    <w:p w:rsidR="002E57AB" w:rsidP="00D20B0B" w:rsidRDefault="008B4108" w14:paraId="0FD3B9DF" w14:textId="77777777">
      <w:pPr>
        <w:pStyle w:val="Textocomentario"/>
        <w:jc w:val="left"/>
      </w:pPr>
      <w:r>
        <w:rPr>
          <w:rStyle w:val="Refdecomentario"/>
        </w:rPr>
        <w:annotationRef/>
      </w:r>
      <w:r w:rsidR="002E57AB">
        <w:t>Falta una coma.</w:t>
      </w:r>
    </w:p>
  </w:comment>
  <w:comment w:initials="JFMM" w:author="Juan Francisco Mier Montoto" w:date="2022-09-26T17:43:00Z" w:id="99">
    <w:p w:rsidR="002729FD" w:rsidP="00FA65C8" w:rsidRDefault="002729FD" w14:paraId="0C98C5F7" w14:textId="6EF06AA2">
      <w:pPr>
        <w:pStyle w:val="Textocomentario"/>
        <w:jc w:val="left"/>
      </w:pPr>
      <w:r>
        <w:rPr>
          <w:rStyle w:val="Refdecomentario"/>
        </w:rPr>
        <w:annotationRef/>
      </w:r>
      <w:r>
        <w:t>Fallo ortográfico grave.</w:t>
      </w:r>
    </w:p>
  </w:comment>
  <w:comment w:initials="JFMM" w:author="Juan Francisco Mier Montoto" w:date="2022-09-26T17:48:00Z" w:id="100">
    <w:p w:rsidR="005F0249" w:rsidP="002063D9" w:rsidRDefault="005F0249" w14:paraId="48759004" w14:textId="77777777">
      <w:pPr>
        <w:pStyle w:val="Textocomentario"/>
        <w:jc w:val="left"/>
      </w:pPr>
      <w:r>
        <w:rPr>
          <w:rStyle w:val="Refdecomentario"/>
        </w:rPr>
        <w:annotationRef/>
      </w:r>
      <w:r>
        <w:t>Falta una coma.</w:t>
      </w:r>
    </w:p>
  </w:comment>
  <w:comment w:initials="JFMM" w:author="Juan Francisco Mier Montoto" w:date="2022-09-26T17:48:00Z" w:id="98">
    <w:p w:rsidR="00C75E3C" w:rsidP="00456719" w:rsidRDefault="00C75E3C" w14:paraId="6D7588C5" w14:textId="77777777">
      <w:pPr>
        <w:pStyle w:val="Textocomentario"/>
        <w:jc w:val="left"/>
      </w:pPr>
      <w:r>
        <w:rPr>
          <w:rStyle w:val="Refdecomentario"/>
        </w:rPr>
        <w:annotationRef/>
      </w:r>
      <w:r>
        <w:t>Muy enrevesado.</w:t>
      </w:r>
    </w:p>
  </w:comment>
  <w:comment w:initials="JFMM" w:author="Juan Francisco Mier Montoto" w:date="2022-09-26T17:48:00Z" w:id="101">
    <w:p w:rsidR="00C75E3C" w:rsidP="00BC3655" w:rsidRDefault="00C75E3C" w14:paraId="042721C8" w14:textId="77777777">
      <w:pPr>
        <w:pStyle w:val="Textocomentario"/>
        <w:jc w:val="left"/>
      </w:pPr>
      <w:r>
        <w:rPr>
          <w:rStyle w:val="Refdecomentario"/>
        </w:rPr>
        <w:annotationRef/>
      </w:r>
      <w:r>
        <w:t>Información redundante.</w:t>
      </w:r>
    </w:p>
  </w:comment>
  <w:comment w:initials="JFMM" w:author="Juan Francisco Mier Montoto" w:date="2022-09-26T17:49:00Z" w:id="103">
    <w:p w:rsidR="00A5117F" w:rsidP="00A67369" w:rsidRDefault="00A5117F" w14:paraId="65750C92" w14:textId="77777777">
      <w:pPr>
        <w:pStyle w:val="Textocomentario"/>
        <w:jc w:val="left"/>
      </w:pPr>
      <w:r>
        <w:rPr>
          <w:rStyle w:val="Refdecomentario"/>
        </w:rPr>
        <w:annotationRef/>
      </w:r>
      <w:r>
        <w:t>Fallo ortográfico leve.</w:t>
      </w:r>
    </w:p>
  </w:comment>
  <w:comment w:initials="JFMM" w:author="Juan Francisco Mier Montoto" w:date="2022-09-26T17:50:00Z" w:id="102">
    <w:p w:rsidR="0071649E" w:rsidP="0002252C" w:rsidRDefault="0071649E" w14:paraId="515B7349" w14:textId="77777777">
      <w:pPr>
        <w:pStyle w:val="Textocomentario"/>
        <w:jc w:val="left"/>
      </w:pPr>
      <w:r>
        <w:rPr>
          <w:rStyle w:val="Refdecomentario"/>
        </w:rPr>
        <w:annotationRef/>
      </w:r>
      <w:r>
        <w:t>Esta oración es completamente ilegible.</w:t>
      </w:r>
    </w:p>
  </w:comment>
  <w:comment w:initials="JFMM" w:author="Juan Francisco Mier Montoto" w:date="2022-09-26T18:17:00Z" w:id="107">
    <w:p w:rsidR="004F16B6" w:rsidP="000D55AD" w:rsidRDefault="004F16B6" w14:paraId="7B2CBE76" w14:textId="77777777">
      <w:pPr>
        <w:pStyle w:val="Textocomentario"/>
        <w:jc w:val="left"/>
      </w:pPr>
      <w:r>
        <w:rPr>
          <w:rStyle w:val="Refdecomentario"/>
        </w:rPr>
        <w:annotationRef/>
      </w:r>
      <w:r>
        <w:t>Los requisitos deberían incluir las prioridades, en lugar de separarlas en una tabla nueva.</w:t>
      </w:r>
    </w:p>
  </w:comment>
  <w:comment w:initials="JFMM" w:author="Juan Francisco Mier Montoto" w:date="2022-09-26T18:17:00Z" w:id="108">
    <w:p w:rsidR="004F16B6" w:rsidP="008326CB" w:rsidRDefault="004F16B6" w14:paraId="0EBEA7A1" w14:textId="77777777">
      <w:pPr>
        <w:pStyle w:val="Textocomentario"/>
        <w:jc w:val="left"/>
      </w:pPr>
      <w:r>
        <w:rPr>
          <w:rStyle w:val="Refdecomentario"/>
        </w:rPr>
        <w:annotationRef/>
      </w:r>
      <w:r>
        <w:t>Fallo ortográfico.</w:t>
      </w:r>
    </w:p>
  </w:comment>
  <w:comment w:initials="JFMM" w:author="Juan Francisco Mier Montoto" w:date="2022-09-26T18:17:00Z" w:id="109">
    <w:p w:rsidR="004F16B6" w:rsidP="00C969E9" w:rsidRDefault="004F16B6" w14:paraId="3AD31D9B" w14:textId="16A22C56">
      <w:pPr>
        <w:pStyle w:val="Textocomentario"/>
        <w:jc w:val="left"/>
      </w:pPr>
      <w:r>
        <w:rPr>
          <w:rStyle w:val="Refdecomentario"/>
        </w:rPr>
        <w:annotationRef/>
      </w:r>
      <w:r>
        <w:t>Fallo ortográfico.</w:t>
      </w:r>
    </w:p>
  </w:comment>
  <w:comment w:initials="JFMM" w:author="Juan Francisco Mier Montoto" w:date="2022-09-26T18:17:00Z" w:id="110">
    <w:p w:rsidR="004F16B6" w:rsidP="000B3FB3" w:rsidRDefault="004F16B6" w14:paraId="7F1931EF" w14:textId="77777777">
      <w:pPr>
        <w:pStyle w:val="Textocomentario"/>
        <w:jc w:val="left"/>
      </w:pPr>
      <w:r>
        <w:rPr>
          <w:rStyle w:val="Refdecomentario"/>
        </w:rPr>
        <w:annotationRef/>
      </w:r>
      <w:r>
        <w:t>Fallo ortográfico.</w:t>
      </w:r>
    </w:p>
  </w:comment>
  <w:comment w:initials="JFMM" w:author="Juan Francisco Mier Montoto" w:date="2022-09-26T18:18:00Z" w:id="111">
    <w:p w:rsidR="00206D94" w:rsidP="00545F24" w:rsidRDefault="00206D94" w14:paraId="055E6F91" w14:textId="77777777">
      <w:pPr>
        <w:pStyle w:val="Textocomentario"/>
        <w:jc w:val="left"/>
      </w:pPr>
      <w:r>
        <w:rPr>
          <w:rStyle w:val="Refdecomentario"/>
        </w:rPr>
        <w:annotationRef/>
      </w:r>
      <w:r>
        <w:t>Fallo ortográfico.</w:t>
      </w:r>
    </w:p>
  </w:comment>
  <w:comment w:initials="JFMM" w:author="Juan Francisco Mier Montoto" w:date="2022-09-26T18:16:00Z" w:id="112">
    <w:p w:rsidR="004F16B6" w:rsidP="003D4A32" w:rsidRDefault="004F16B6" w14:paraId="04ACD3DF" w14:textId="10EE8F69">
      <w:pPr>
        <w:pStyle w:val="Textocomentario"/>
        <w:jc w:val="left"/>
      </w:pPr>
      <w:r>
        <w:rPr>
          <w:rStyle w:val="Refdecomentario"/>
        </w:rPr>
        <w:annotationRef/>
      </w:r>
      <w:r>
        <w:t>Hay entradas que no tienen prioridades.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3BE2BF" w15:done="1"/>
  <w15:commentEx w15:paraId="381F42F8" w15:done="1"/>
  <w15:commentEx w15:paraId="3E0DBB4F" w15:done="1"/>
  <w15:commentEx w15:paraId="4A30CF85" w15:done="1"/>
  <w15:commentEx w15:paraId="6BB3CE01" w15:done="1"/>
  <w15:commentEx w15:paraId="5942B54B" w15:done="1"/>
  <w15:commentEx w15:paraId="335A58D9" w15:done="1"/>
  <w15:commentEx w15:paraId="4A3C2E2B" w15:done="1"/>
  <w15:commentEx w15:paraId="113810BE" w15:done="1"/>
  <w15:commentEx w15:paraId="5387782D" w15:done="1"/>
  <w15:commentEx w15:paraId="6D6DE5E9" w15:done="1"/>
  <w15:commentEx w15:paraId="1C8E223F" w15:done="1"/>
  <w15:commentEx w15:paraId="2597270A" w15:done="1"/>
  <w15:commentEx w15:paraId="62671012" w15:done="1"/>
  <w15:commentEx w15:paraId="46ABE011" w15:done="1"/>
  <w15:commentEx w15:paraId="1B141498" w15:done="1"/>
  <w15:commentEx w15:paraId="1A2EC44D" w15:done="1"/>
  <w15:commentEx w15:paraId="05702849" w15:done="1"/>
  <w15:commentEx w15:paraId="59BA0F45" w15:done="1"/>
  <w15:commentEx w15:paraId="01B44818" w15:done="1"/>
  <w15:commentEx w15:paraId="209E6B1B" w15:done="1"/>
  <w15:commentEx w15:paraId="6AB2028D" w15:done="1"/>
  <w15:commentEx w15:paraId="0FD5F148" w15:done="1"/>
  <w15:commentEx w15:paraId="3AB4DA2E" w15:done="1"/>
  <w15:commentEx w15:paraId="2B0637FB" w15:done="1"/>
  <w15:commentEx w15:paraId="5D0947BA" w15:done="1"/>
  <w15:commentEx w15:paraId="272B766A" w15:done="1"/>
  <w15:commentEx w15:paraId="05EB060E" w15:done="1"/>
  <w15:commentEx w15:paraId="44A9BB35" w15:done="1"/>
  <w15:commentEx w15:paraId="1ED8DF04" w15:done="0"/>
  <w15:commentEx w15:paraId="7105B43E" w15:done="1"/>
  <w15:commentEx w15:paraId="6F5C31D8" w15:done="1"/>
  <w15:commentEx w15:paraId="2FDA6549" w15:done="1"/>
  <w15:commentEx w15:paraId="13F2DB56" w15:done="1"/>
  <w15:commentEx w15:paraId="12B832E1" w15:done="1"/>
  <w15:commentEx w15:paraId="29BA880F" w15:done="1"/>
  <w15:commentEx w15:paraId="20FD914D" w15:done="1"/>
  <w15:commentEx w15:paraId="39C631BD" w15:done="1"/>
  <w15:commentEx w15:paraId="577BA762" w15:done="0"/>
  <w15:commentEx w15:paraId="19D378DB" w15:done="1"/>
  <w15:commentEx w15:paraId="3FEBBA70" w15:done="1"/>
  <w15:commentEx w15:paraId="17094F96" w15:done="1"/>
  <w15:commentEx w15:paraId="4BA6D1F7" w15:done="1"/>
  <w15:commentEx w15:paraId="56E4EC44" w15:done="1"/>
  <w15:commentEx w15:paraId="717FC95E" w15:done="1"/>
  <w15:commentEx w15:paraId="619D328E" w15:done="0"/>
  <w15:commentEx w15:paraId="115FEA28" w15:done="1"/>
  <w15:commentEx w15:paraId="1DC204D3" w15:done="1"/>
  <w15:commentEx w15:paraId="3812B840" w15:done="0"/>
  <w15:commentEx w15:paraId="65102A50" w15:done="1"/>
  <w15:commentEx w15:paraId="44FAE2C5" w15:done="1"/>
  <w15:commentEx w15:paraId="045B6C09" w15:done="1"/>
  <w15:commentEx w15:paraId="3CB8E441" w15:done="0"/>
  <w15:commentEx w15:paraId="5067E113" w15:done="1"/>
  <w15:commentEx w15:paraId="141727CA" w15:done="0"/>
  <w15:commentEx w15:paraId="0B5830F5" w15:done="1"/>
  <w15:commentEx w15:paraId="21688B02" w15:done="0"/>
  <w15:commentEx w15:paraId="0A4892F7" w15:done="0"/>
  <w15:commentEx w15:paraId="48251C17" w15:done="1"/>
  <w15:commentEx w15:paraId="577ECD8A" w15:done="1"/>
  <w15:commentEx w15:paraId="722DE1E7" w15:done="0"/>
  <w15:commentEx w15:paraId="32ABDCC7" w15:done="0"/>
  <w15:commentEx w15:paraId="1FF04FD9" w15:done="0"/>
  <w15:commentEx w15:paraId="4E702144" w15:done="1"/>
  <w15:commentEx w15:paraId="1D15EC3C" w15:done="1"/>
  <w15:commentEx w15:paraId="0328043D" w15:done="0"/>
  <w15:commentEx w15:paraId="258263DE" w15:done="0"/>
  <w15:commentEx w15:paraId="4B7C57BB" w15:done="0"/>
  <w15:commentEx w15:paraId="4B6CDD2C" w15:done="0"/>
  <w15:commentEx w15:paraId="06A57566" w15:done="1"/>
  <w15:commentEx w15:paraId="558A99FC" w15:done="1"/>
  <w15:commentEx w15:paraId="707833E3" w15:done="1"/>
  <w15:commentEx w15:paraId="2C43FB34" w15:done="0"/>
  <w15:commentEx w15:paraId="5AC29EB1" w15:done="0"/>
  <w15:commentEx w15:paraId="41B17593" w15:done="0"/>
  <w15:commentEx w15:paraId="418A9C83" w15:done="1"/>
  <w15:commentEx w15:paraId="084E2B88" w15:done="0"/>
  <w15:commentEx w15:paraId="0E1BE46A" w15:done="0"/>
  <w15:commentEx w15:paraId="5DEA1003" w15:done="1"/>
  <w15:commentEx w15:paraId="5E33B847" w15:done="0"/>
  <w15:commentEx w15:paraId="1BF2FB6C" w15:done="1"/>
  <w15:commentEx w15:paraId="6A9726B1" w15:done="0"/>
  <w15:commentEx w15:paraId="6B404043" w15:done="0"/>
  <w15:commentEx w15:paraId="2224D404" w15:done="1"/>
  <w15:commentEx w15:paraId="60C81507" w15:done="0"/>
  <w15:commentEx w15:paraId="0FD3B9DF" w15:done="0"/>
  <w15:commentEx w15:paraId="0C98C5F7" w15:done="1"/>
  <w15:commentEx w15:paraId="48759004" w15:done="0"/>
  <w15:commentEx w15:paraId="6D7588C5" w15:done="0"/>
  <w15:commentEx w15:paraId="042721C8" w15:done="0"/>
  <w15:commentEx w15:paraId="65750C92" w15:done="1"/>
  <w15:commentEx w15:paraId="515B7349" w15:done="0"/>
  <w15:commentEx w15:paraId="7B2CBE76" w15:done="0"/>
  <w15:commentEx w15:paraId="0EBEA7A1" w15:done="1"/>
  <w15:commentEx w15:paraId="3AD31D9B" w15:done="1"/>
  <w15:commentEx w15:paraId="7F1931EF" w15:done="1"/>
  <w15:commentEx w15:paraId="055E6F91" w15:done="1"/>
  <w15:commentEx w15:paraId="04ACD3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B1F7B" w16cex:dateUtc="2022-09-25T16:42:00Z"/>
  <w16cex:commentExtensible w16cex:durableId="26DB1FE4" w16cex:dateUtc="2022-09-25T16:43:00Z"/>
  <w16cex:commentExtensible w16cex:durableId="26DB1F53" w16cex:dateUtc="2022-09-25T16:41:00Z"/>
  <w16cex:commentExtensible w16cex:durableId="26DB1F61" w16cex:dateUtc="2022-09-25T16:41:00Z"/>
  <w16cex:commentExtensible w16cex:durableId="26DB1F72" w16cex:dateUtc="2022-09-25T16:41:00Z"/>
  <w16cex:commentExtensible w16cex:durableId="26DC6C46" w16cex:dateUtc="2022-09-26T16:21:00Z"/>
  <w16cex:commentExtensible w16cex:durableId="26DB2042" w16cex:dateUtc="2022-09-25T16:45:00Z"/>
  <w16cex:commentExtensible w16cex:durableId="26DB207A" w16cex:dateUtc="2022-09-25T16:46:00Z"/>
  <w16cex:commentExtensible w16cex:durableId="26DB2099" w16cex:dateUtc="2022-09-25T16:46:00Z"/>
  <w16cex:commentExtensible w16cex:durableId="26DB2216" w16cex:dateUtc="2022-09-25T16:53:00Z"/>
  <w16cex:commentExtensible w16cex:durableId="26DB222E" w16cex:dateUtc="2022-09-25T16:53:00Z"/>
  <w16cex:commentExtensible w16cex:durableId="26DB224A" w16cex:dateUtc="2022-09-25T16:54:00Z"/>
  <w16cex:commentExtensible w16cex:durableId="26DB226B" w16cex:dateUtc="2022-09-25T16:54:00Z"/>
  <w16cex:commentExtensible w16cex:durableId="26DB2292" w16cex:dateUtc="2022-09-25T16:55:00Z"/>
  <w16cex:commentExtensible w16cex:durableId="26DB2293" w16cex:dateUtc="2022-09-25T16:49:00Z"/>
  <w16cex:commentExtensible w16cex:durableId="26DB2294" w16cex:dateUtc="2022-09-25T16:50:00Z"/>
  <w16cex:commentExtensible w16cex:durableId="26DB2295" w16cex:dateUtc="2022-09-25T16:50:00Z"/>
  <w16cex:commentExtensible w16cex:durableId="26DB2296" w16cex:dateUtc="2022-09-25T16:52:00Z"/>
  <w16cex:commentExtensible w16cex:durableId="26DB2297" w16cex:dateUtc="2022-09-25T16:53:00Z"/>
  <w16cex:commentExtensible w16cex:durableId="26DB2298" w16cex:dateUtc="2022-09-25T16:55:00Z"/>
  <w16cex:commentExtensible w16cex:durableId="26DB24F8" w16cex:dateUtc="2022-09-25T17:05:00Z"/>
  <w16cex:commentExtensible w16cex:durableId="26DB26C7" w16cex:dateUtc="2022-09-25T17:13:00Z"/>
  <w16cex:commentExtensible w16cex:durableId="26DB2713" w16cex:dateUtc="2022-09-25T17:14:00Z"/>
  <w16cex:commentExtensible w16cex:durableId="26DB27BC" w16cex:dateUtc="2022-09-25T17:17:00Z"/>
  <w16cex:commentExtensible w16cex:durableId="26DB2813" w16cex:dateUtc="2022-09-25T17:18:00Z"/>
  <w16cex:commentExtensible w16cex:durableId="26DB2830" w16cex:dateUtc="2022-09-25T17:19:00Z"/>
  <w16cex:commentExtensible w16cex:durableId="26DB2837" w16cex:dateUtc="2022-09-25T17:19:00Z"/>
  <w16cex:commentExtensible w16cex:durableId="26DB2842" w16cex:dateUtc="2022-09-25T17:19:00Z"/>
  <w16cex:commentExtensible w16cex:durableId="26DC76F9" w16cex:dateUtc="2022-09-26T17:07:00Z"/>
  <w16cex:commentExtensible w16cex:durableId="26DB2892" w16cex:dateUtc="2022-09-25T17:20:00Z"/>
  <w16cex:commentExtensible w16cex:durableId="26DB28E4" w16cex:dateUtc="2022-09-25T17:22:00Z"/>
  <w16cex:commentExtensible w16cex:durableId="26DB2903" w16cex:dateUtc="2022-09-25T17:22:00Z"/>
  <w16cex:commentExtensible w16cex:durableId="26DB292C" w16cex:dateUtc="2022-09-25T17:23:00Z"/>
  <w16cex:commentExtensible w16cex:durableId="26DB29AC" w16cex:dateUtc="2022-09-25T17:25:00Z"/>
  <w16cex:commentExtensible w16cex:durableId="26DB29D5" w16cex:dateUtc="2022-09-25T17:26:00Z"/>
  <w16cex:commentExtensible w16cex:durableId="26DB29F2" w16cex:dateUtc="2022-09-25T17:26:00Z"/>
  <w16cex:commentExtensible w16cex:durableId="26DB2A6E" w16cex:dateUtc="2022-09-25T17:28:00Z"/>
  <w16cex:commentExtensible w16cex:durableId="26DB2A3A" w16cex:dateUtc="2022-09-25T17:27:00Z"/>
  <w16cex:commentExtensible w16cex:durableId="26DB2BDD" w16cex:dateUtc="2022-09-25T17:34:00Z"/>
  <w16cex:commentExtensible w16cex:durableId="26DB2C09" w16cex:dateUtc="2022-09-25T17:35:00Z"/>
  <w16cex:commentExtensible w16cex:durableId="26DB2C95" w16cex:dateUtc="2022-09-25T17:37:00Z"/>
  <w16cex:commentExtensible w16cex:durableId="26DB2C84" w16cex:dateUtc="2022-09-25T17:37:00Z"/>
  <w16cex:commentExtensible w16cex:durableId="26DB2CEC" w16cex:dateUtc="2022-09-25T17:39:00Z"/>
  <w16cex:commentExtensible w16cex:durableId="26DB2CBD" w16cex:dateUtc="2022-09-25T17:38:00Z"/>
  <w16cex:commentExtensible w16cex:durableId="26DB2D25" w16cex:dateUtc="2022-09-25T17:39:00Z"/>
  <w16cex:commentExtensible w16cex:durableId="26DB2D32" w16cex:dateUtc="2022-09-25T17:40:00Z"/>
  <w16cex:commentExtensible w16cex:durableId="26DB2D50" w16cex:dateUtc="2022-09-25T17:41:00Z"/>
  <w16cex:commentExtensible w16cex:durableId="26DB2D6C" w16cex:dateUtc="2022-09-25T17:41:00Z"/>
  <w16cex:commentExtensible w16cex:durableId="26DB2DA5" w16cex:dateUtc="2022-09-25T17:42:00Z"/>
  <w16cex:commentExtensible w16cex:durableId="26DB2D97" w16cex:dateUtc="2022-09-25T17:42:00Z"/>
  <w16cex:commentExtensible w16cex:durableId="26DB2F63" w16cex:dateUtc="2022-09-25T17:49:00Z"/>
  <w16cex:commentExtensible w16cex:durableId="26DB2DBE" w16cex:dateUtc="2022-09-25T17:42:00Z"/>
  <w16cex:commentExtensible w16cex:durableId="26DB31CA" w16cex:dateUtc="2022-09-25T18:00:00Z"/>
  <w16cex:commentExtensible w16cex:durableId="26DC5F6F" w16cex:dateUtc="2022-09-26T15:27:00Z"/>
  <w16cex:commentExtensible w16cex:durableId="26DC5DBE" w16cex:dateUtc="2022-09-26T15:19:00Z"/>
  <w16cex:commentExtensible w16cex:durableId="26DC5DE2" w16cex:dateUtc="2022-09-26T15:20:00Z"/>
  <w16cex:commentExtensible w16cex:durableId="26DC5E43" w16cex:dateUtc="2022-09-26T15:22:00Z"/>
  <w16cex:commentExtensible w16cex:durableId="26DC5E7E" w16cex:dateUtc="2022-09-26T15:23:00Z"/>
  <w16cex:commentExtensible w16cex:durableId="26DC5E97" w16cex:dateUtc="2022-09-26T15:23:00Z"/>
  <w16cex:commentExtensible w16cex:durableId="26DC5F39" w16cex:dateUtc="2022-09-26T15:26:00Z"/>
  <w16cex:commentExtensible w16cex:durableId="26DC5F86" w16cex:dateUtc="2022-09-26T15:27:00Z"/>
  <w16cex:commentExtensible w16cex:durableId="26DC5FF2" w16cex:dateUtc="2022-09-26T15:29:00Z"/>
  <w16cex:commentExtensible w16cex:durableId="26DC6008" w16cex:dateUtc="2022-09-26T15:29:00Z"/>
  <w16cex:commentExtensible w16cex:durableId="26DC5FBD" w16cex:dateUtc="2022-09-26T15:28:00Z"/>
  <w16cex:commentExtensible w16cex:durableId="26DC61DA" w16cex:dateUtc="2022-09-26T15:37:00Z"/>
  <w16cex:commentExtensible w16cex:durableId="26DC60F5" w16cex:dateUtc="2022-09-26T15:33:00Z"/>
  <w16cex:commentExtensible w16cex:durableId="26DC6107" w16cex:dateUtc="2022-09-26T15:33:00Z"/>
  <w16cex:commentExtensible w16cex:durableId="26DC611F" w16cex:dateUtc="2022-09-26T15:34:00Z"/>
  <w16cex:commentExtensible w16cex:durableId="26DC6169" w16cex:dateUtc="2022-09-26T15:35:00Z"/>
  <w16cex:commentExtensible w16cex:durableId="26DC6159" w16cex:dateUtc="2022-09-26T15:35:00Z"/>
  <w16cex:commentExtensible w16cex:durableId="26DC6179" w16cex:dateUtc="2022-09-26T15:35:00Z"/>
  <w16cex:commentExtensible w16cex:durableId="26DC6188" w16cex:dateUtc="2022-09-26T15:36:00Z"/>
  <w16cex:commentExtensible w16cex:durableId="26DC620A" w16cex:dateUtc="2022-09-26T15:38:00Z"/>
  <w16cex:commentExtensible w16cex:durableId="26DC6232" w16cex:dateUtc="2022-09-26T15:38:00Z"/>
  <w16cex:commentExtensible w16cex:durableId="26DC623C" w16cex:dateUtc="2022-09-26T15:39:00Z"/>
  <w16cex:commentExtensible w16cex:durableId="26DC624C" w16cex:dateUtc="2022-09-26T15:39:00Z"/>
  <w16cex:commentExtensible w16cex:durableId="26DC6269" w16cex:dateUtc="2022-09-26T15:39:00Z"/>
  <w16cex:commentExtensible w16cex:durableId="26DC6277" w16cex:dateUtc="2022-09-26T15:40:00Z"/>
  <w16cex:commentExtensible w16cex:durableId="26DC62A5" w16cex:dateUtc="2022-09-26T15:40:00Z"/>
  <w16cex:commentExtensible w16cex:durableId="26DC62FD" w16cex:dateUtc="2022-09-26T15:42:00Z"/>
  <w16cex:commentExtensible w16cex:durableId="26DC631F" w16cex:dateUtc="2022-09-26T15:42:00Z"/>
  <w16cex:commentExtensible w16cex:durableId="26DC6364" w16cex:dateUtc="2022-09-26T15:44:00Z"/>
  <w16cex:commentExtensible w16cex:durableId="26DC6372" w16cex:dateUtc="2022-09-26T15:44:00Z"/>
  <w16cex:commentExtensible w16cex:durableId="26DC63CB" w16cex:dateUtc="2022-09-26T15:45:00Z"/>
  <w16cex:commentExtensible w16cex:durableId="26DC63FD" w16cex:dateUtc="2022-09-26T15:46:00Z"/>
  <w16cex:commentExtensible w16cex:durableId="26DC6417" w16cex:dateUtc="2022-09-26T15:47:00Z"/>
  <w16cex:commentExtensible w16cex:durableId="26DC634A" w16cex:dateUtc="2022-09-26T15:43:00Z"/>
  <w16cex:commentExtensible w16cex:durableId="26DC6456" w16cex:dateUtc="2022-09-26T15:48:00Z"/>
  <w16cex:commentExtensible w16cex:durableId="26DC646B" w16cex:dateUtc="2022-09-26T15:48:00Z"/>
  <w16cex:commentExtensible w16cex:durableId="26DC6481" w16cex:dateUtc="2022-09-26T15:48:00Z"/>
  <w16cex:commentExtensible w16cex:durableId="26DC64B8" w16cex:dateUtc="2022-09-26T15:49:00Z"/>
  <w16cex:commentExtensible w16cex:durableId="26DC64DF" w16cex:dateUtc="2022-09-26T15:50:00Z"/>
  <w16cex:commentExtensible w16cex:durableId="26DC6B32" w16cex:dateUtc="2022-09-26T16:17:00Z"/>
  <w16cex:commentExtensible w16cex:durableId="26DC6B4C" w16cex:dateUtc="2022-09-26T16:17:00Z"/>
  <w16cex:commentExtensible w16cex:durableId="26DC6B3D" w16cex:dateUtc="2022-09-26T16:17:00Z"/>
  <w16cex:commentExtensible w16cex:durableId="26DC6B42" w16cex:dateUtc="2022-09-26T16:17:00Z"/>
  <w16cex:commentExtensible w16cex:durableId="26DC6B59" w16cex:dateUtc="2022-09-26T16:18:00Z"/>
  <w16cex:commentExtensible w16cex:durableId="26DC6B19" w16cex:dateUtc="2022-09-26T16: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3BE2BF" w16cid:durableId="26DB1F7B"/>
  <w16cid:commentId w16cid:paraId="381F42F8" w16cid:durableId="26DB1FE4"/>
  <w16cid:commentId w16cid:paraId="3E0DBB4F" w16cid:durableId="26DB1F53"/>
  <w16cid:commentId w16cid:paraId="4A30CF85" w16cid:durableId="26DB1F61"/>
  <w16cid:commentId w16cid:paraId="6BB3CE01" w16cid:durableId="26DB1F72"/>
  <w16cid:commentId w16cid:paraId="5942B54B" w16cid:durableId="26DC6C46"/>
  <w16cid:commentId w16cid:paraId="335A58D9" w16cid:durableId="26DB2042"/>
  <w16cid:commentId w16cid:paraId="4A3C2E2B" w16cid:durableId="26DB207A"/>
  <w16cid:commentId w16cid:paraId="113810BE" w16cid:durableId="26DB2099"/>
  <w16cid:commentId w16cid:paraId="5387782D" w16cid:durableId="26DB2216"/>
  <w16cid:commentId w16cid:paraId="6D6DE5E9" w16cid:durableId="26DB222E"/>
  <w16cid:commentId w16cid:paraId="1C8E223F" w16cid:durableId="26DB224A"/>
  <w16cid:commentId w16cid:paraId="2597270A" w16cid:durableId="26DB226B"/>
  <w16cid:commentId w16cid:paraId="62671012" w16cid:durableId="26DB2292"/>
  <w16cid:commentId w16cid:paraId="46ABE011" w16cid:durableId="26DB2293"/>
  <w16cid:commentId w16cid:paraId="1B141498" w16cid:durableId="26DB2294"/>
  <w16cid:commentId w16cid:paraId="1A2EC44D" w16cid:durableId="26DB2295"/>
  <w16cid:commentId w16cid:paraId="05702849" w16cid:durableId="26DB2296"/>
  <w16cid:commentId w16cid:paraId="59BA0F45" w16cid:durableId="26DB2297"/>
  <w16cid:commentId w16cid:paraId="01B44818" w16cid:durableId="26DB2298"/>
  <w16cid:commentId w16cid:paraId="209E6B1B" w16cid:durableId="26DB24F8"/>
  <w16cid:commentId w16cid:paraId="6AB2028D" w16cid:durableId="26DB26C7"/>
  <w16cid:commentId w16cid:paraId="0FD5F148" w16cid:durableId="26DB2713"/>
  <w16cid:commentId w16cid:paraId="3AB4DA2E" w16cid:durableId="26DB27BC"/>
  <w16cid:commentId w16cid:paraId="2B0637FB" w16cid:durableId="26DB2813"/>
  <w16cid:commentId w16cid:paraId="5D0947BA" w16cid:durableId="26DB2830"/>
  <w16cid:commentId w16cid:paraId="272B766A" w16cid:durableId="26DB2837"/>
  <w16cid:commentId w16cid:paraId="05EB060E" w16cid:durableId="26DB2842"/>
  <w16cid:commentId w16cid:paraId="44A9BB35" w16cid:durableId="26DC76F9"/>
  <w16cid:commentId w16cid:paraId="1ED8DF04" w16cid:durableId="26DB2892"/>
  <w16cid:commentId w16cid:paraId="7105B43E" w16cid:durableId="26DB28E4"/>
  <w16cid:commentId w16cid:paraId="6F5C31D8" w16cid:durableId="26DB2903"/>
  <w16cid:commentId w16cid:paraId="2FDA6549" w16cid:durableId="26DB292C"/>
  <w16cid:commentId w16cid:paraId="13F2DB56" w16cid:durableId="26DB29AC"/>
  <w16cid:commentId w16cid:paraId="12B832E1" w16cid:durableId="26DB29D5"/>
  <w16cid:commentId w16cid:paraId="29BA880F" w16cid:durableId="26DB29F2"/>
  <w16cid:commentId w16cid:paraId="20FD914D" w16cid:durableId="26DB2A6E"/>
  <w16cid:commentId w16cid:paraId="39C631BD" w16cid:durableId="26DB2A3A"/>
  <w16cid:commentId w16cid:paraId="577BA762" w16cid:durableId="26DB2BDD"/>
  <w16cid:commentId w16cid:paraId="19D378DB" w16cid:durableId="26DB2C09"/>
  <w16cid:commentId w16cid:paraId="3FEBBA70" w16cid:durableId="26DB2C95"/>
  <w16cid:commentId w16cid:paraId="17094F96" w16cid:durableId="26DB2C84"/>
  <w16cid:commentId w16cid:paraId="4BA6D1F7" w16cid:durableId="26DB2CEC"/>
  <w16cid:commentId w16cid:paraId="56E4EC44" w16cid:durableId="26DB2CBD"/>
  <w16cid:commentId w16cid:paraId="717FC95E" w16cid:durableId="26DB2D25"/>
  <w16cid:commentId w16cid:paraId="619D328E" w16cid:durableId="26DB2D32"/>
  <w16cid:commentId w16cid:paraId="115FEA28" w16cid:durableId="26DB2D50"/>
  <w16cid:commentId w16cid:paraId="1DC204D3" w16cid:durableId="26DB2D6C"/>
  <w16cid:commentId w16cid:paraId="3812B840" w16cid:durableId="26DB2DA5"/>
  <w16cid:commentId w16cid:paraId="65102A50" w16cid:durableId="26DB2D97"/>
  <w16cid:commentId w16cid:paraId="44FAE2C5" w16cid:durableId="26DB2F63"/>
  <w16cid:commentId w16cid:paraId="045B6C09" w16cid:durableId="26DB2DBE"/>
  <w16cid:commentId w16cid:paraId="3CB8E441" w16cid:durableId="26DB31CA"/>
  <w16cid:commentId w16cid:paraId="5067E113" w16cid:durableId="26DC5F6F"/>
  <w16cid:commentId w16cid:paraId="141727CA" w16cid:durableId="26DC5DBE"/>
  <w16cid:commentId w16cid:paraId="0B5830F5" w16cid:durableId="26DC5DE2"/>
  <w16cid:commentId w16cid:paraId="21688B02" w16cid:durableId="26DC5E43"/>
  <w16cid:commentId w16cid:paraId="0A4892F7" w16cid:durableId="26DC5E7E"/>
  <w16cid:commentId w16cid:paraId="48251C17" w16cid:durableId="26DC5E97"/>
  <w16cid:commentId w16cid:paraId="577ECD8A" w16cid:durableId="26DC5F39"/>
  <w16cid:commentId w16cid:paraId="722DE1E7" w16cid:durableId="26DC5F86"/>
  <w16cid:commentId w16cid:paraId="32ABDCC7" w16cid:durableId="26DC5FF2"/>
  <w16cid:commentId w16cid:paraId="1FF04FD9" w16cid:durableId="26DC6008"/>
  <w16cid:commentId w16cid:paraId="4E702144" w16cid:durableId="26DC5FBD"/>
  <w16cid:commentId w16cid:paraId="1D15EC3C" w16cid:durableId="26DC61DA"/>
  <w16cid:commentId w16cid:paraId="0328043D" w16cid:durableId="26DC60F5"/>
  <w16cid:commentId w16cid:paraId="258263DE" w16cid:durableId="26DC6107"/>
  <w16cid:commentId w16cid:paraId="4B7C57BB" w16cid:durableId="26DC611F"/>
  <w16cid:commentId w16cid:paraId="4B6CDD2C" w16cid:durableId="26DC6169"/>
  <w16cid:commentId w16cid:paraId="06A57566" w16cid:durableId="26DC6159"/>
  <w16cid:commentId w16cid:paraId="558A99FC" w16cid:durableId="26DC6179"/>
  <w16cid:commentId w16cid:paraId="707833E3" w16cid:durableId="26DC6188"/>
  <w16cid:commentId w16cid:paraId="2C43FB34" w16cid:durableId="26DC620A"/>
  <w16cid:commentId w16cid:paraId="5AC29EB1" w16cid:durableId="26DC6232"/>
  <w16cid:commentId w16cid:paraId="41B17593" w16cid:durableId="26DC623C"/>
  <w16cid:commentId w16cid:paraId="418A9C83" w16cid:durableId="26DC624C"/>
  <w16cid:commentId w16cid:paraId="084E2B88" w16cid:durableId="26DC6269"/>
  <w16cid:commentId w16cid:paraId="0E1BE46A" w16cid:durableId="26DC6277"/>
  <w16cid:commentId w16cid:paraId="5DEA1003" w16cid:durableId="26DC62A5"/>
  <w16cid:commentId w16cid:paraId="5E33B847" w16cid:durableId="26DC62FD"/>
  <w16cid:commentId w16cid:paraId="1BF2FB6C" w16cid:durableId="26DC631F"/>
  <w16cid:commentId w16cid:paraId="6A9726B1" w16cid:durableId="26DC6364"/>
  <w16cid:commentId w16cid:paraId="6B404043" w16cid:durableId="26DC6372"/>
  <w16cid:commentId w16cid:paraId="2224D404" w16cid:durableId="26DC63CB"/>
  <w16cid:commentId w16cid:paraId="60C81507" w16cid:durableId="26DC63FD"/>
  <w16cid:commentId w16cid:paraId="0FD3B9DF" w16cid:durableId="26DC6417"/>
  <w16cid:commentId w16cid:paraId="0C98C5F7" w16cid:durableId="26DC634A"/>
  <w16cid:commentId w16cid:paraId="48759004" w16cid:durableId="26DC6456"/>
  <w16cid:commentId w16cid:paraId="6D7588C5" w16cid:durableId="26DC646B"/>
  <w16cid:commentId w16cid:paraId="042721C8" w16cid:durableId="26DC6481"/>
  <w16cid:commentId w16cid:paraId="65750C92" w16cid:durableId="26DC64B8"/>
  <w16cid:commentId w16cid:paraId="515B7349" w16cid:durableId="26DC64DF"/>
  <w16cid:commentId w16cid:paraId="7B2CBE76" w16cid:durableId="26DC6B32"/>
  <w16cid:commentId w16cid:paraId="0EBEA7A1" w16cid:durableId="26DC6B4C"/>
  <w16cid:commentId w16cid:paraId="3AD31D9B" w16cid:durableId="26DC6B3D"/>
  <w16cid:commentId w16cid:paraId="7F1931EF" w16cid:durableId="26DC6B42"/>
  <w16cid:commentId w16cid:paraId="055E6F91" w16cid:durableId="26DC6B59"/>
  <w16cid:commentId w16cid:paraId="04ACD3DF" w16cid:durableId="26DC6B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30C8E" w:rsidRDefault="00030C8E" w14:paraId="3527F430" w14:textId="77777777">
      <w:pPr>
        <w:spacing w:after="0" w:line="240" w:lineRule="auto"/>
      </w:pPr>
      <w:r>
        <w:separator/>
      </w:r>
    </w:p>
  </w:endnote>
  <w:endnote w:type="continuationSeparator" w:id="0">
    <w:p w:rsidR="00030C8E" w:rsidRDefault="00030C8E" w14:paraId="2E7C16E5" w14:textId="77777777">
      <w:pPr>
        <w:spacing w:after="0" w:line="240" w:lineRule="auto"/>
      </w:pPr>
      <w:r>
        <w:continuationSeparator/>
      </w:r>
    </w:p>
  </w:endnote>
  <w:endnote w:type="continuationNotice" w:id="1">
    <w:p w:rsidR="00030C8E" w:rsidRDefault="00030C8E" w14:paraId="7EABA73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1C0305" w14:paraId="6DE07E20" w14:textId="77777777">
    <w:pPr>
      <w:tabs>
        <w:tab w:val="center" w:pos="9280"/>
        <w:tab w:val="right" w:pos="9641"/>
      </w:tabs>
      <w:spacing w:after="0" w:line="259" w:lineRule="auto"/>
      <w:ind w:left="0" w:firstLine="0"/>
      <w:jc w:val="left"/>
    </w:pPr>
    <w:r>
      <w:rPr>
        <w:rFonts w:ascii="Calibri" w:hAnsi="Calibri" w:eastAsia="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1C0305" w14:paraId="160066F1" w14:textId="77777777">
    <w:pPr>
      <w:tabs>
        <w:tab w:val="center" w:pos="9280"/>
        <w:tab w:val="right" w:pos="9641"/>
      </w:tabs>
      <w:spacing w:after="0" w:line="259" w:lineRule="auto"/>
      <w:ind w:left="0" w:firstLine="0"/>
      <w:jc w:val="left"/>
    </w:pPr>
    <w:r>
      <w:rPr>
        <w:rFonts w:ascii="Calibri" w:hAnsi="Calibri" w:eastAsia="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BB600F" w14:paraId="0DE36717" w14:textId="7777777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1C0305" w14:paraId="53CF1A7F" w14:textId="77777777">
    <w:pPr>
      <w:tabs>
        <w:tab w:val="center" w:pos="9280"/>
        <w:tab w:val="right" w:pos="9638"/>
      </w:tabs>
      <w:spacing w:after="0" w:line="259" w:lineRule="auto"/>
      <w:ind w:left="0" w:right="-2" w:firstLine="0"/>
      <w:jc w:val="left"/>
    </w:pPr>
    <w:r>
      <w:rPr>
        <w:rFonts w:ascii="Calibri" w:hAnsi="Calibri" w:eastAsia="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1C0305" w14:paraId="4EF6E195" w14:textId="77777777">
    <w:pPr>
      <w:tabs>
        <w:tab w:val="center" w:pos="9280"/>
        <w:tab w:val="right" w:pos="9638"/>
      </w:tabs>
      <w:spacing w:after="0" w:line="259" w:lineRule="auto"/>
      <w:ind w:left="0" w:right="-2" w:firstLine="0"/>
      <w:jc w:val="left"/>
    </w:pPr>
    <w:r>
      <w:rPr>
        <w:rFonts w:ascii="Calibri" w:hAnsi="Calibri" w:eastAsia="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1C0305" w14:paraId="3D7D3C62" w14:textId="77777777">
    <w:pPr>
      <w:tabs>
        <w:tab w:val="center" w:pos="9280"/>
        <w:tab w:val="right" w:pos="9638"/>
      </w:tabs>
      <w:spacing w:after="0" w:line="259" w:lineRule="auto"/>
      <w:ind w:left="0" w:right="-2" w:firstLine="0"/>
      <w:jc w:val="left"/>
    </w:pPr>
    <w:r>
      <w:rPr>
        <w:rFonts w:ascii="Calibri" w:hAnsi="Calibri" w:eastAsia="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1C0305" w14:paraId="5296E4E4" w14:textId="77777777">
    <w:pPr>
      <w:tabs>
        <w:tab w:val="center" w:pos="9280"/>
        <w:tab w:val="right" w:pos="9639"/>
      </w:tabs>
      <w:spacing w:after="0" w:line="259" w:lineRule="auto"/>
      <w:ind w:left="0" w:right="-1" w:firstLine="0"/>
      <w:jc w:val="left"/>
    </w:pPr>
    <w:r>
      <w:rPr>
        <w:rFonts w:ascii="Calibri" w:hAnsi="Calibri" w:eastAsia="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1C0305" w14:paraId="535A6A5E" w14:textId="77777777">
    <w:pPr>
      <w:tabs>
        <w:tab w:val="center" w:pos="9280"/>
        <w:tab w:val="right" w:pos="9639"/>
      </w:tabs>
      <w:spacing w:after="0" w:line="259" w:lineRule="auto"/>
      <w:ind w:left="0" w:right="-1" w:firstLine="0"/>
      <w:jc w:val="left"/>
    </w:pPr>
    <w:r>
      <w:rPr>
        <w:rFonts w:ascii="Calibri" w:hAnsi="Calibri" w:eastAsia="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1C0305" w14:paraId="3C099E03" w14:textId="77777777">
    <w:pPr>
      <w:tabs>
        <w:tab w:val="center" w:pos="9280"/>
        <w:tab w:val="right" w:pos="9639"/>
      </w:tabs>
      <w:spacing w:after="0" w:line="259" w:lineRule="auto"/>
      <w:ind w:left="0" w:right="-1" w:firstLine="0"/>
      <w:jc w:val="left"/>
    </w:pPr>
    <w:r>
      <w:rPr>
        <w:rFonts w:ascii="Calibri" w:hAnsi="Calibri" w:eastAsia="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30C8E" w:rsidRDefault="00030C8E" w14:paraId="5B1D06C1" w14:textId="77777777">
      <w:pPr>
        <w:spacing w:after="0" w:line="240" w:lineRule="auto"/>
      </w:pPr>
      <w:r>
        <w:separator/>
      </w:r>
    </w:p>
  </w:footnote>
  <w:footnote w:type="continuationSeparator" w:id="0">
    <w:p w:rsidR="00030C8E" w:rsidRDefault="00030C8E" w14:paraId="21FE1956" w14:textId="77777777">
      <w:pPr>
        <w:spacing w:after="0" w:line="240" w:lineRule="auto"/>
      </w:pPr>
      <w:r>
        <w:continuationSeparator/>
      </w:r>
    </w:p>
  </w:footnote>
  <w:footnote w:type="continuationNotice" w:id="1">
    <w:p w:rsidR="00030C8E" w:rsidRDefault="00030C8E" w14:paraId="3074DA98"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BB600F" w14:paraId="31595493" w14:textId="77777777">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BB600F" w14:paraId="02C4A7E6" w14:textId="77777777">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BB600F" w14:paraId="68A9E77A" w14:textId="7777777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1C0305" w14:paraId="7B3894DD" w14:textId="77777777">
    <w:pPr>
      <w:spacing w:after="219" w:line="259" w:lineRule="auto"/>
      <w:ind w:left="0" w:firstLine="0"/>
      <w:jc w:val="left"/>
    </w:pPr>
    <w:r>
      <w:rPr>
        <w:b/>
      </w:rPr>
      <w:t xml:space="preserve">Figura </w:t>
    </w:r>
  </w:p>
  <w:p w:rsidR="00BB600F" w:rsidRDefault="001C0305" w14:paraId="44B3DEAB" w14:textId="77777777">
    <w:pPr>
      <w:spacing w:after="0" w:line="259" w:lineRule="auto"/>
      <w:ind w:lef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1C0305" w14:paraId="09839199" w14:textId="77777777">
    <w:pPr>
      <w:spacing w:after="219" w:line="259" w:lineRule="auto"/>
      <w:ind w:left="0" w:firstLine="0"/>
      <w:jc w:val="left"/>
    </w:pPr>
    <w:r>
      <w:rPr>
        <w:b/>
      </w:rPr>
      <w:t xml:space="preserve">Figura </w:t>
    </w:r>
  </w:p>
  <w:p w:rsidR="00BB600F" w:rsidRDefault="001C0305" w14:paraId="177555B4" w14:textId="77777777">
    <w:pPr>
      <w:spacing w:after="0" w:line="259" w:lineRule="auto"/>
      <w:ind w:left="0"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1C0305" w14:paraId="51C36777" w14:textId="77777777">
    <w:pPr>
      <w:spacing w:after="219" w:line="259" w:lineRule="auto"/>
      <w:ind w:left="0" w:firstLine="0"/>
      <w:jc w:val="left"/>
    </w:pPr>
    <w:r>
      <w:rPr>
        <w:b/>
      </w:rPr>
      <w:t xml:space="preserve">Figura </w:t>
    </w:r>
  </w:p>
  <w:p w:rsidR="00BB600F" w:rsidRDefault="001C0305" w14:paraId="50651BDE" w14:textId="77777777">
    <w:pPr>
      <w:spacing w:after="0" w:line="259" w:lineRule="auto"/>
      <w:ind w:left="0" w:firstLine="0"/>
      <w:jc w:val="left"/>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BB600F" w14:paraId="0AB00641" w14:textId="77777777">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BB600F" w14:paraId="182D37B7" w14:textId="77777777">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0F" w:rsidRDefault="00BB600F" w14:paraId="3B0B4737" w14:textId="7777777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91C97"/>
    <w:multiLevelType w:val="hybridMultilevel"/>
    <w:tmpl w:val="291EEB54"/>
    <w:lvl w:ilvl="0" w:tplc="AC8E6AEC">
      <w:start w:val="1"/>
      <w:numFmt w:val="bullet"/>
      <w:lvlText w:val="•"/>
      <w:lvlJc w:val="left"/>
      <w:pPr>
        <w:ind w:left="533"/>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4E8A74A0">
      <w:start w:val="1"/>
      <w:numFmt w:val="bullet"/>
      <w:lvlText w:val=""/>
      <w:lvlJc w:val="left"/>
      <w:pPr>
        <w:ind w:left="106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lvl w:ilvl="2" w:tplc="861C6EA0">
      <w:start w:val="1"/>
      <w:numFmt w:val="bullet"/>
      <w:lvlText w:val="▪"/>
      <w:lvlJc w:val="left"/>
      <w:pPr>
        <w:ind w:left="172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lvl w:ilvl="3" w:tplc="4E22EC1A">
      <w:start w:val="1"/>
      <w:numFmt w:val="bullet"/>
      <w:lvlText w:val="•"/>
      <w:lvlJc w:val="left"/>
      <w:pPr>
        <w:ind w:left="244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lvl w:ilvl="4" w:tplc="5D2E1DA0">
      <w:start w:val="1"/>
      <w:numFmt w:val="bullet"/>
      <w:lvlText w:val="o"/>
      <w:lvlJc w:val="left"/>
      <w:pPr>
        <w:ind w:left="316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lvl w:ilvl="5" w:tplc="08D06CBC">
      <w:start w:val="1"/>
      <w:numFmt w:val="bullet"/>
      <w:lvlText w:val="▪"/>
      <w:lvlJc w:val="left"/>
      <w:pPr>
        <w:ind w:left="388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lvl w:ilvl="6" w:tplc="D6C00E68">
      <w:start w:val="1"/>
      <w:numFmt w:val="bullet"/>
      <w:lvlText w:val="•"/>
      <w:lvlJc w:val="left"/>
      <w:pPr>
        <w:ind w:left="460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lvl w:ilvl="7" w:tplc="06D21C70">
      <w:start w:val="1"/>
      <w:numFmt w:val="bullet"/>
      <w:lvlText w:val="o"/>
      <w:lvlJc w:val="left"/>
      <w:pPr>
        <w:ind w:left="532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lvl w:ilvl="8" w:tplc="5DE693B0">
      <w:start w:val="1"/>
      <w:numFmt w:val="bullet"/>
      <w:lvlText w:val="▪"/>
      <w:lvlJc w:val="left"/>
      <w:pPr>
        <w:ind w:left="604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abstractNum>
  <w:abstractNum w:abstractNumId="1" w15:restartNumberingAfterBreak="0">
    <w:nsid w:val="2E93666D"/>
    <w:multiLevelType w:val="hybridMultilevel"/>
    <w:tmpl w:val="3BE2C214"/>
    <w:lvl w:ilvl="0" w:tplc="18D880B8">
      <w:start w:val="1"/>
      <w:numFmt w:val="bullet"/>
      <w:lvlText w:val="•"/>
      <w:lvlJc w:val="left"/>
      <w:pPr>
        <w:ind w:left="72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7AF48972">
      <w:start w:val="1"/>
      <w:numFmt w:val="bullet"/>
      <w:lvlText w:val="o"/>
      <w:lvlJc w:val="left"/>
      <w:pPr>
        <w:ind w:left="108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2" w:tplc="3F0AEDB6">
      <w:start w:val="1"/>
      <w:numFmt w:val="bullet"/>
      <w:lvlText w:val="▪"/>
      <w:lvlJc w:val="left"/>
      <w:pPr>
        <w:ind w:left="180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1D522796">
      <w:start w:val="1"/>
      <w:numFmt w:val="bullet"/>
      <w:lvlText w:val="•"/>
      <w:lvlJc w:val="left"/>
      <w:pPr>
        <w:ind w:left="252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00B0B054">
      <w:start w:val="1"/>
      <w:numFmt w:val="bullet"/>
      <w:lvlText w:val="o"/>
      <w:lvlJc w:val="left"/>
      <w:pPr>
        <w:ind w:left="324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38F2FF68">
      <w:start w:val="1"/>
      <w:numFmt w:val="bullet"/>
      <w:lvlText w:val="▪"/>
      <w:lvlJc w:val="left"/>
      <w:pPr>
        <w:ind w:left="396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E484400C">
      <w:start w:val="1"/>
      <w:numFmt w:val="bullet"/>
      <w:lvlText w:val="•"/>
      <w:lvlJc w:val="left"/>
      <w:pPr>
        <w:ind w:left="46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8B8A977C">
      <w:start w:val="1"/>
      <w:numFmt w:val="bullet"/>
      <w:lvlText w:val="o"/>
      <w:lvlJc w:val="left"/>
      <w:pPr>
        <w:ind w:left="540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F11C6F9E">
      <w:start w:val="1"/>
      <w:numFmt w:val="bullet"/>
      <w:lvlText w:val="▪"/>
      <w:lvlJc w:val="left"/>
      <w:pPr>
        <w:ind w:left="612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2" w15:restartNumberingAfterBreak="0">
    <w:nsid w:val="57970964"/>
    <w:multiLevelType w:val="hybridMultilevel"/>
    <w:tmpl w:val="CDB2BBEA"/>
    <w:lvl w:ilvl="0" w:tplc="72220A04">
      <w:start w:val="1"/>
      <w:numFmt w:val="bullet"/>
      <w:lvlText w:val=""/>
      <w:lvlJc w:val="left"/>
      <w:pPr>
        <w:ind w:left="106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lvl w:ilvl="1" w:tplc="A7B690F6">
      <w:start w:val="1"/>
      <w:numFmt w:val="bullet"/>
      <w:lvlText w:val="o"/>
      <w:lvlJc w:val="left"/>
      <w:pPr>
        <w:ind w:left="142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lvl w:ilvl="2" w:tplc="BA806490">
      <w:start w:val="1"/>
      <w:numFmt w:val="bullet"/>
      <w:lvlText w:val="▪"/>
      <w:lvlJc w:val="left"/>
      <w:pPr>
        <w:ind w:left="214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lvl w:ilvl="3" w:tplc="5BE4A738">
      <w:start w:val="1"/>
      <w:numFmt w:val="bullet"/>
      <w:lvlText w:val="•"/>
      <w:lvlJc w:val="left"/>
      <w:pPr>
        <w:ind w:left="286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lvl w:ilvl="4" w:tplc="B96E215A">
      <w:start w:val="1"/>
      <w:numFmt w:val="bullet"/>
      <w:lvlText w:val="o"/>
      <w:lvlJc w:val="left"/>
      <w:pPr>
        <w:ind w:left="358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lvl w:ilvl="5" w:tplc="F6C22C18">
      <w:start w:val="1"/>
      <w:numFmt w:val="bullet"/>
      <w:lvlText w:val="▪"/>
      <w:lvlJc w:val="left"/>
      <w:pPr>
        <w:ind w:left="430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lvl w:ilvl="6" w:tplc="0F64ED3A">
      <w:start w:val="1"/>
      <w:numFmt w:val="bullet"/>
      <w:lvlText w:val="•"/>
      <w:lvlJc w:val="left"/>
      <w:pPr>
        <w:ind w:left="502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lvl w:ilvl="7" w:tplc="480A154A">
      <w:start w:val="1"/>
      <w:numFmt w:val="bullet"/>
      <w:lvlText w:val="o"/>
      <w:lvlJc w:val="left"/>
      <w:pPr>
        <w:ind w:left="574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lvl w:ilvl="8" w:tplc="2256CA36">
      <w:start w:val="1"/>
      <w:numFmt w:val="bullet"/>
      <w:lvlText w:val="▪"/>
      <w:lvlJc w:val="left"/>
      <w:pPr>
        <w:ind w:left="6468"/>
      </w:pPr>
      <w:rPr>
        <w:rFonts w:ascii="Wingdings" w:hAnsi="Wingdings" w:eastAsia="Wingdings" w:cs="Wingdings"/>
        <w:b w:val="0"/>
        <w:i w:val="0"/>
        <w:strike w:val="0"/>
        <w:dstrike w:val="0"/>
        <w:color w:val="000000"/>
        <w:sz w:val="22"/>
        <w:szCs w:val="22"/>
        <w:u w:val="none" w:color="000000"/>
        <w:bdr w:val="none" w:color="auto" w:sz="0" w:space="0"/>
        <w:shd w:val="clear" w:color="auto" w:fill="auto"/>
        <w:vertAlign w:val="baseline"/>
      </w:rPr>
    </w:lvl>
  </w:abstractNum>
  <w:abstractNum w:abstractNumId="3" w15:restartNumberingAfterBreak="0">
    <w:nsid w:val="7A7E7660"/>
    <w:multiLevelType w:val="multilevel"/>
    <w:tmpl w:val="140A09F4"/>
    <w:lvl w:ilvl="0">
      <w:start w:val="1"/>
      <w:numFmt w:val="decimal"/>
      <w:pStyle w:val="Ttulo1"/>
      <w:lvlText w:val="%1."/>
      <w:lvlJc w:val="left"/>
      <w:pPr>
        <w:ind w:left="0"/>
      </w:pPr>
      <w:rPr>
        <w:rFonts w:ascii="Arial" w:hAnsi="Arial" w:eastAsia="Arial" w:cs="Arial"/>
        <w:b/>
        <w:bCs/>
        <w:i w:val="0"/>
        <w:strike w:val="0"/>
        <w:dstrike w:val="0"/>
        <w:color w:val="000000"/>
        <w:sz w:val="36"/>
        <w:szCs w:val="36"/>
        <w:u w:val="none" w:color="000000"/>
        <w:bdr w:val="none" w:color="auto" w:sz="0" w:space="0"/>
        <w:shd w:val="clear" w:color="auto" w:fill="auto"/>
        <w:vertAlign w:val="baseline"/>
      </w:rPr>
    </w:lvl>
    <w:lvl w:ilvl="1">
      <w:start w:val="1"/>
      <w:numFmt w:val="decimal"/>
      <w:pStyle w:val="Ttulo2"/>
      <w:lvlText w:val="%1.%2."/>
      <w:lvlJc w:val="left"/>
      <w:pPr>
        <w:ind w:left="0"/>
      </w:pPr>
      <w:rPr>
        <w:rFonts w:ascii="Arial" w:hAnsi="Arial" w:eastAsia="Arial" w:cs="Arial"/>
        <w:b/>
        <w:bCs/>
        <w:i w:val="0"/>
        <w:strike w:val="0"/>
        <w:dstrike w:val="0"/>
        <w:color w:val="000000"/>
        <w:sz w:val="32"/>
        <w:szCs w:val="32"/>
        <w:u w:val="none" w:color="000000"/>
        <w:bdr w:val="none" w:color="auto" w:sz="0" w:space="0"/>
        <w:shd w:val="clear" w:color="auto" w:fill="auto"/>
        <w:vertAlign w:val="baseline"/>
      </w:rPr>
    </w:lvl>
    <w:lvl w:ilvl="2">
      <w:start w:val="3"/>
      <w:numFmt w:val="decimal"/>
      <w:pStyle w:val="Ttulo3"/>
      <w:lvlText w:val="%1.%2.%3."/>
      <w:lvlJc w:val="left"/>
      <w:pPr>
        <w:ind w:left="0"/>
      </w:pPr>
      <w:rPr>
        <w:rFonts w:ascii="Arial" w:hAnsi="Arial" w:eastAsia="Arial" w:cs="Arial"/>
        <w:b/>
        <w:bCs/>
        <w:i/>
        <w:iCs/>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1080"/>
      </w:pPr>
      <w:rPr>
        <w:rFonts w:ascii="Arial" w:hAnsi="Arial" w:eastAsia="Arial" w:cs="Arial"/>
        <w:b/>
        <w:bCs/>
        <w:i/>
        <w:iCs/>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1800"/>
      </w:pPr>
      <w:rPr>
        <w:rFonts w:ascii="Arial" w:hAnsi="Arial" w:eastAsia="Arial" w:cs="Arial"/>
        <w:b/>
        <w:bCs/>
        <w:i/>
        <w:iCs/>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2520"/>
      </w:pPr>
      <w:rPr>
        <w:rFonts w:ascii="Arial" w:hAnsi="Arial" w:eastAsia="Arial" w:cs="Arial"/>
        <w:b/>
        <w:bCs/>
        <w:i/>
        <w:iCs/>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3240"/>
      </w:pPr>
      <w:rPr>
        <w:rFonts w:ascii="Arial" w:hAnsi="Arial" w:eastAsia="Arial" w:cs="Arial"/>
        <w:b/>
        <w:bCs/>
        <w:i/>
        <w:iCs/>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3960"/>
      </w:pPr>
      <w:rPr>
        <w:rFonts w:ascii="Arial" w:hAnsi="Arial" w:eastAsia="Arial" w:cs="Arial"/>
        <w:b/>
        <w:bCs/>
        <w:i/>
        <w:iCs/>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4680"/>
      </w:pPr>
      <w:rPr>
        <w:rFonts w:ascii="Arial" w:hAnsi="Arial" w:eastAsia="Arial" w:cs="Arial"/>
        <w:b/>
        <w:bCs/>
        <w:i/>
        <w:iCs/>
        <w:strike w:val="0"/>
        <w:dstrike w:val="0"/>
        <w:color w:val="000000"/>
        <w:sz w:val="24"/>
        <w:szCs w:val="24"/>
        <w:u w:val="none" w:color="000000"/>
        <w:bdr w:val="none" w:color="auto" w:sz="0" w:space="0"/>
        <w:shd w:val="clear" w:color="auto" w:fill="auto"/>
        <w:vertAlign w:val="baseline"/>
      </w:rPr>
    </w:lvl>
  </w:abstractNum>
  <w:num w:numId="1" w16cid:durableId="879896696">
    <w:abstractNumId w:val="0"/>
  </w:num>
  <w:num w:numId="2" w16cid:durableId="43330327">
    <w:abstractNumId w:val="2"/>
  </w:num>
  <w:num w:numId="3" w16cid:durableId="144471279">
    <w:abstractNumId w:val="1"/>
  </w:num>
  <w:num w:numId="4" w16cid:durableId="91135571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an Francisco Mier Montoto">
    <w15:presenceInfo w15:providerId="None" w15:userId="Juan Francisco Mier Montoto"/>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trackRevisions w:val="false"/>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00F"/>
    <w:rsid w:val="000008FD"/>
    <w:rsid w:val="00016493"/>
    <w:rsid w:val="00022A86"/>
    <w:rsid w:val="00030C8E"/>
    <w:rsid w:val="00032AF4"/>
    <w:rsid w:val="000406B7"/>
    <w:rsid w:val="0004195D"/>
    <w:rsid w:val="00051E40"/>
    <w:rsid w:val="000A7B49"/>
    <w:rsid w:val="000C2839"/>
    <w:rsid w:val="000C31F0"/>
    <w:rsid w:val="00101066"/>
    <w:rsid w:val="001278F2"/>
    <w:rsid w:val="00142D0C"/>
    <w:rsid w:val="00182237"/>
    <w:rsid w:val="001828DE"/>
    <w:rsid w:val="00182BC0"/>
    <w:rsid w:val="001C0305"/>
    <w:rsid w:val="001C11C8"/>
    <w:rsid w:val="001C23BE"/>
    <w:rsid w:val="001E6DE6"/>
    <w:rsid w:val="00206D94"/>
    <w:rsid w:val="0024224B"/>
    <w:rsid w:val="0025349F"/>
    <w:rsid w:val="00255D88"/>
    <w:rsid w:val="002729FD"/>
    <w:rsid w:val="002B50E6"/>
    <w:rsid w:val="002B5777"/>
    <w:rsid w:val="002E454A"/>
    <w:rsid w:val="002E57AB"/>
    <w:rsid w:val="002F3BF0"/>
    <w:rsid w:val="002F6CC8"/>
    <w:rsid w:val="002F777B"/>
    <w:rsid w:val="003109EA"/>
    <w:rsid w:val="00313B75"/>
    <w:rsid w:val="0032709B"/>
    <w:rsid w:val="0033164F"/>
    <w:rsid w:val="00344C2D"/>
    <w:rsid w:val="00353A96"/>
    <w:rsid w:val="00370342"/>
    <w:rsid w:val="003709B3"/>
    <w:rsid w:val="0038253B"/>
    <w:rsid w:val="003825AF"/>
    <w:rsid w:val="00382A9A"/>
    <w:rsid w:val="003942E6"/>
    <w:rsid w:val="003D1D6B"/>
    <w:rsid w:val="003E4555"/>
    <w:rsid w:val="003E6DD1"/>
    <w:rsid w:val="003F4DDF"/>
    <w:rsid w:val="004778BD"/>
    <w:rsid w:val="00482BEA"/>
    <w:rsid w:val="00484FB2"/>
    <w:rsid w:val="004D680C"/>
    <w:rsid w:val="004D6BEE"/>
    <w:rsid w:val="004F16B6"/>
    <w:rsid w:val="004F34C5"/>
    <w:rsid w:val="005016CE"/>
    <w:rsid w:val="00526254"/>
    <w:rsid w:val="00540892"/>
    <w:rsid w:val="005453F6"/>
    <w:rsid w:val="005746D0"/>
    <w:rsid w:val="005A769A"/>
    <w:rsid w:val="005A7D20"/>
    <w:rsid w:val="005B631D"/>
    <w:rsid w:val="005D078E"/>
    <w:rsid w:val="005D08A7"/>
    <w:rsid w:val="005D2D94"/>
    <w:rsid w:val="005D487C"/>
    <w:rsid w:val="005E3CC1"/>
    <w:rsid w:val="005F0249"/>
    <w:rsid w:val="005F718D"/>
    <w:rsid w:val="00624566"/>
    <w:rsid w:val="00646972"/>
    <w:rsid w:val="00705145"/>
    <w:rsid w:val="0071649E"/>
    <w:rsid w:val="00726CA6"/>
    <w:rsid w:val="00734A94"/>
    <w:rsid w:val="00754F4C"/>
    <w:rsid w:val="00756AF7"/>
    <w:rsid w:val="007E3381"/>
    <w:rsid w:val="00811440"/>
    <w:rsid w:val="00836BBB"/>
    <w:rsid w:val="00842961"/>
    <w:rsid w:val="008744AF"/>
    <w:rsid w:val="0088714E"/>
    <w:rsid w:val="008B17F7"/>
    <w:rsid w:val="008B199D"/>
    <w:rsid w:val="008B4108"/>
    <w:rsid w:val="009207D6"/>
    <w:rsid w:val="00991018"/>
    <w:rsid w:val="009A360F"/>
    <w:rsid w:val="009C13EB"/>
    <w:rsid w:val="009E100F"/>
    <w:rsid w:val="009F2AA0"/>
    <w:rsid w:val="00A2339F"/>
    <w:rsid w:val="00A5117F"/>
    <w:rsid w:val="00A63000"/>
    <w:rsid w:val="00A70261"/>
    <w:rsid w:val="00A7669C"/>
    <w:rsid w:val="00A81CF9"/>
    <w:rsid w:val="00A826F2"/>
    <w:rsid w:val="00A82C92"/>
    <w:rsid w:val="00A965DA"/>
    <w:rsid w:val="00AA3503"/>
    <w:rsid w:val="00AB169D"/>
    <w:rsid w:val="00AD3240"/>
    <w:rsid w:val="00AE4C7C"/>
    <w:rsid w:val="00AF5610"/>
    <w:rsid w:val="00AF5C5C"/>
    <w:rsid w:val="00B035A6"/>
    <w:rsid w:val="00B21AB7"/>
    <w:rsid w:val="00B22145"/>
    <w:rsid w:val="00B47FEF"/>
    <w:rsid w:val="00B6166E"/>
    <w:rsid w:val="00BA5B03"/>
    <w:rsid w:val="00BB600F"/>
    <w:rsid w:val="00BE6A45"/>
    <w:rsid w:val="00C32671"/>
    <w:rsid w:val="00C7375F"/>
    <w:rsid w:val="00C75E3C"/>
    <w:rsid w:val="00C94908"/>
    <w:rsid w:val="00CD2EB3"/>
    <w:rsid w:val="00CD731F"/>
    <w:rsid w:val="00D354AE"/>
    <w:rsid w:val="00D80DEE"/>
    <w:rsid w:val="00D9272C"/>
    <w:rsid w:val="00DA26AA"/>
    <w:rsid w:val="00DD1D3B"/>
    <w:rsid w:val="00DD262B"/>
    <w:rsid w:val="00DE283A"/>
    <w:rsid w:val="00DF51B8"/>
    <w:rsid w:val="00E269B1"/>
    <w:rsid w:val="00E35BC8"/>
    <w:rsid w:val="00E5267C"/>
    <w:rsid w:val="00E6445E"/>
    <w:rsid w:val="00E64688"/>
    <w:rsid w:val="00E966DB"/>
    <w:rsid w:val="00F00237"/>
    <w:rsid w:val="00F017DB"/>
    <w:rsid w:val="00FB360A"/>
    <w:rsid w:val="00FC1BE4"/>
    <w:rsid w:val="00FE296E"/>
    <w:rsid w:val="00FE3996"/>
    <w:rsid w:val="332CF5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2F1D"/>
  <w15:docId w15:val="{531889EB-0A07-4EEC-B129-ED29073348E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13" w:line="251" w:lineRule="auto"/>
      <w:ind w:left="10" w:hanging="10"/>
      <w:jc w:val="both"/>
    </w:pPr>
    <w:rPr>
      <w:rFonts w:ascii="Times New Roman" w:hAnsi="Times New Roman" w:eastAsia="Times New Roman" w:cs="Times New Roman"/>
      <w:color w:val="000000"/>
    </w:rPr>
  </w:style>
  <w:style w:type="paragraph" w:styleId="Ttulo1">
    <w:name w:val="heading 1"/>
    <w:next w:val="Normal"/>
    <w:link w:val="Ttulo1Car"/>
    <w:uiPriority w:val="9"/>
    <w:qFormat/>
    <w:pPr>
      <w:keepNext/>
      <w:keepLines/>
      <w:numPr>
        <w:numId w:val="4"/>
      </w:numPr>
      <w:spacing w:after="432" w:line="265" w:lineRule="auto"/>
      <w:jc w:val="center"/>
      <w:outlineLvl w:val="0"/>
    </w:pPr>
    <w:rPr>
      <w:rFonts w:ascii="Arial" w:hAnsi="Arial" w:eastAsia="Arial" w:cs="Arial"/>
      <w:b/>
      <w:color w:val="000000"/>
      <w:sz w:val="36"/>
    </w:rPr>
  </w:style>
  <w:style w:type="paragraph" w:styleId="Ttulo2">
    <w:name w:val="heading 2"/>
    <w:next w:val="Normal"/>
    <w:link w:val="Ttulo2Car"/>
    <w:uiPriority w:val="9"/>
    <w:unhideWhenUsed/>
    <w:qFormat/>
    <w:pPr>
      <w:keepNext/>
      <w:keepLines/>
      <w:numPr>
        <w:ilvl w:val="1"/>
        <w:numId w:val="4"/>
      </w:numPr>
      <w:spacing w:after="124"/>
      <w:ind w:right="625"/>
      <w:outlineLvl w:val="1"/>
    </w:pPr>
    <w:rPr>
      <w:rFonts w:ascii="Arial" w:hAnsi="Arial" w:eastAsia="Arial" w:cs="Arial"/>
      <w:b/>
      <w:color w:val="000000"/>
      <w:sz w:val="32"/>
    </w:rPr>
  </w:style>
  <w:style w:type="paragraph" w:styleId="Ttulo3">
    <w:name w:val="heading 3"/>
    <w:next w:val="Normal"/>
    <w:link w:val="Ttulo3Car"/>
    <w:uiPriority w:val="9"/>
    <w:unhideWhenUsed/>
    <w:qFormat/>
    <w:pPr>
      <w:keepNext/>
      <w:keepLines/>
      <w:numPr>
        <w:ilvl w:val="2"/>
        <w:numId w:val="4"/>
      </w:numPr>
      <w:spacing w:after="144"/>
      <w:outlineLvl w:val="2"/>
    </w:pPr>
    <w:rPr>
      <w:rFonts w:ascii="Arial" w:hAnsi="Arial" w:eastAsia="Arial" w:cs="Arial"/>
      <w:b/>
      <w:i/>
      <w:color w:val="000000"/>
      <w:sz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2Car" w:customStyle="1">
    <w:name w:val="Título 2 Car"/>
    <w:link w:val="Ttulo2"/>
    <w:rPr>
      <w:rFonts w:ascii="Arial" w:hAnsi="Arial" w:eastAsia="Arial" w:cs="Arial"/>
      <w:b/>
      <w:color w:val="000000"/>
      <w:sz w:val="32"/>
    </w:rPr>
  </w:style>
  <w:style w:type="character" w:styleId="Ttulo3Car" w:customStyle="1">
    <w:name w:val="Título 3 Car"/>
    <w:link w:val="Ttulo3"/>
    <w:rPr>
      <w:rFonts w:ascii="Arial" w:hAnsi="Arial" w:eastAsia="Arial" w:cs="Arial"/>
      <w:b/>
      <w:i/>
      <w:color w:val="000000"/>
      <w:sz w:val="24"/>
    </w:rPr>
  </w:style>
  <w:style w:type="character" w:styleId="Ttulo1Car" w:customStyle="1">
    <w:name w:val="Título 1 Car"/>
    <w:link w:val="Ttulo1"/>
    <w:uiPriority w:val="9"/>
    <w:rPr>
      <w:rFonts w:ascii="Arial" w:hAnsi="Arial" w:eastAsia="Arial" w:cs="Arial"/>
      <w:b/>
      <w:color w:val="000000"/>
      <w:sz w:val="36"/>
    </w:rPr>
  </w:style>
  <w:style w:type="paragraph" w:styleId="TDC1">
    <w:name w:val="toc 1"/>
    <w:hidden/>
    <w:pPr>
      <w:spacing w:after="113" w:line="251" w:lineRule="auto"/>
      <w:ind w:left="25" w:right="23" w:hanging="10"/>
      <w:jc w:val="both"/>
    </w:pPr>
    <w:rPr>
      <w:rFonts w:ascii="Times New Roman" w:hAnsi="Times New Roman" w:eastAsia="Times New Roman" w:cs="Times New Roman"/>
      <w:color w:val="000000"/>
    </w:rPr>
  </w:style>
  <w:style w:type="paragraph" w:styleId="TDC2">
    <w:name w:val="toc 2"/>
    <w:hidden/>
    <w:pPr>
      <w:spacing w:after="60" w:line="251" w:lineRule="auto"/>
      <w:ind w:left="733" w:right="916" w:hanging="10"/>
      <w:jc w:val="both"/>
    </w:pPr>
    <w:rPr>
      <w:rFonts w:ascii="Times New Roman" w:hAnsi="Times New Roman" w:eastAsia="Times New Roman" w:cs="Times New Roman"/>
      <w:color w:val="000000"/>
    </w:rPr>
  </w:style>
  <w:style w:type="table" w:styleId="TableGrid" w:customStyle="1">
    <w:name w:val="Table Grid"/>
    <w:pPr>
      <w:spacing w:after="0" w:line="240" w:lineRule="auto"/>
    </w:pPr>
    <w:tblPr>
      <w:tblCellMar>
        <w:top w:w="0" w:type="dxa"/>
        <w:left w:w="0" w:type="dxa"/>
        <w:bottom w:w="0" w:type="dxa"/>
        <w:right w:w="0" w:type="dxa"/>
      </w:tblCellMar>
    </w:tblPr>
  </w:style>
  <w:style w:type="paragraph" w:styleId="Revisin">
    <w:name w:val="Revision"/>
    <w:hidden/>
    <w:uiPriority w:val="99"/>
    <w:semiHidden/>
    <w:rsid w:val="00A70261"/>
    <w:pPr>
      <w:spacing w:after="0" w:line="240" w:lineRule="auto"/>
    </w:pPr>
    <w:rPr>
      <w:rFonts w:ascii="Times New Roman" w:hAnsi="Times New Roman" w:eastAsia="Times New Roman" w:cs="Times New Roman"/>
      <w:color w:val="000000"/>
    </w:rPr>
  </w:style>
  <w:style w:type="character" w:styleId="Refdecomentario">
    <w:name w:val="annotation reference"/>
    <w:basedOn w:val="Fuentedeprrafopredeter"/>
    <w:uiPriority w:val="99"/>
    <w:semiHidden/>
    <w:unhideWhenUsed/>
    <w:rsid w:val="00A70261"/>
    <w:rPr>
      <w:sz w:val="16"/>
      <w:szCs w:val="16"/>
    </w:rPr>
  </w:style>
  <w:style w:type="paragraph" w:styleId="Textocomentario">
    <w:name w:val="annotation text"/>
    <w:basedOn w:val="Normal"/>
    <w:link w:val="TextocomentarioCar"/>
    <w:uiPriority w:val="99"/>
    <w:unhideWhenUsed/>
    <w:rsid w:val="00A70261"/>
    <w:pPr>
      <w:spacing w:line="240" w:lineRule="auto"/>
    </w:pPr>
    <w:rPr>
      <w:sz w:val="20"/>
      <w:szCs w:val="20"/>
    </w:rPr>
  </w:style>
  <w:style w:type="character" w:styleId="TextocomentarioCar" w:customStyle="1">
    <w:name w:val="Texto comentario Car"/>
    <w:basedOn w:val="Fuentedeprrafopredeter"/>
    <w:link w:val="Textocomentario"/>
    <w:uiPriority w:val="99"/>
    <w:rsid w:val="00A70261"/>
    <w:rPr>
      <w:rFonts w:ascii="Times New Roman" w:hAnsi="Times New Roman" w:eastAsia="Times New Roman" w:cs="Times New Roman"/>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A70261"/>
    <w:rPr>
      <w:b/>
      <w:bCs/>
    </w:rPr>
  </w:style>
  <w:style w:type="character" w:styleId="AsuntodelcomentarioCar" w:customStyle="1">
    <w:name w:val="Asunto del comentario Car"/>
    <w:basedOn w:val="TextocomentarioCar"/>
    <w:link w:val="Asuntodelcomentario"/>
    <w:uiPriority w:val="99"/>
    <w:semiHidden/>
    <w:rsid w:val="00A70261"/>
    <w:rPr>
      <w:rFonts w:ascii="Times New Roman" w:hAnsi="Times New Roman" w:eastAsia="Times New Roman" w:cs="Times New Roman"/>
      <w:b/>
      <w:bCs/>
      <w:color w:val="000000"/>
      <w:sz w:val="20"/>
      <w:szCs w:val="20"/>
    </w:rPr>
  </w:style>
  <w:style w:type="paragraph" w:styleId="Encabezado">
    <w:name w:val="header"/>
    <w:basedOn w:val="Normal"/>
    <w:link w:val="EncabezadoCar"/>
    <w:uiPriority w:val="99"/>
    <w:semiHidden/>
    <w:unhideWhenUsed/>
    <w:rsid w:val="003E6DD1"/>
    <w:pPr>
      <w:tabs>
        <w:tab w:val="center" w:pos="4252"/>
        <w:tab w:val="right" w:pos="8504"/>
      </w:tabs>
      <w:spacing w:after="0" w:line="240" w:lineRule="auto"/>
    </w:pPr>
  </w:style>
  <w:style w:type="character" w:styleId="EncabezadoCar" w:customStyle="1">
    <w:name w:val="Encabezado Car"/>
    <w:basedOn w:val="Fuentedeprrafopredeter"/>
    <w:link w:val="Encabezado"/>
    <w:uiPriority w:val="99"/>
    <w:semiHidden/>
    <w:rsid w:val="003E6DD1"/>
    <w:rPr>
      <w:rFonts w:ascii="Times New Roman" w:hAnsi="Times New Roman" w:eastAsia="Times New Roman" w:cs="Times New Roman"/>
      <w:color w:val="000000"/>
    </w:rPr>
  </w:style>
  <w:style w:type="paragraph" w:styleId="Piedepgina">
    <w:name w:val="footer"/>
    <w:basedOn w:val="Normal"/>
    <w:link w:val="PiedepginaCar"/>
    <w:uiPriority w:val="99"/>
    <w:semiHidden/>
    <w:unhideWhenUsed/>
    <w:rsid w:val="003E6DD1"/>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semiHidden/>
    <w:rsid w:val="003E6DD1"/>
    <w:rPr>
      <w:rFonts w:ascii="Times New Roman" w:hAnsi="Times New Roman" w:eastAsia="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3" /><Relationship Type="http://schemas.openxmlformats.org/officeDocument/2006/relationships/footer" Target="footer1.xml" Id="rId18" /><Relationship Type="http://schemas.openxmlformats.org/officeDocument/2006/relationships/header" Target="header5.xml" Id="rId26" /><Relationship Type="http://schemas.openxmlformats.org/officeDocument/2006/relationships/theme" Target="theme/theme1.xml" Id="rId39" /><Relationship Type="http://schemas.openxmlformats.org/officeDocument/2006/relationships/customXml" Target="../customXml/item3.xml" Id="rId3" /><Relationship Type="http://schemas.openxmlformats.org/officeDocument/2006/relationships/footer" Target="footer3.xml" Id="rId21" /><Relationship Type="http://schemas.openxmlformats.org/officeDocument/2006/relationships/footer" Target="footer8.xml" Id="rId34"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header" Target="header2.xml" Id="rId17" /><Relationship Type="http://schemas.openxmlformats.org/officeDocument/2006/relationships/header" Target="header4.xml" Id="rId25" /><Relationship Type="http://schemas.openxmlformats.org/officeDocument/2006/relationships/footer" Target="footer7.xml" Id="rId33" /><Relationship Type="http://schemas.microsoft.com/office/2011/relationships/people" Target="people.xml" Id="rId38" /><Relationship Type="http://schemas.openxmlformats.org/officeDocument/2006/relationships/customXml" Target="../customXml/item2.xml" Id="rId2" /><Relationship Type="http://schemas.openxmlformats.org/officeDocument/2006/relationships/header" Target="header1.xml" Id="rId16" /><Relationship Type="http://schemas.openxmlformats.org/officeDocument/2006/relationships/header" Target="header3.xml" Id="rId20" /><Relationship Type="http://schemas.openxmlformats.org/officeDocument/2006/relationships/header" Target="header6.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4.png" Id="rId24" /><Relationship Type="http://schemas.openxmlformats.org/officeDocument/2006/relationships/header" Target="header8.xml" Id="rId32"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image" Target="media/image3.png" Id="rId23" /><Relationship Type="http://schemas.openxmlformats.org/officeDocument/2006/relationships/footer" Target="footer5.xml" Id="rId28" /><Relationship Type="http://schemas.openxmlformats.org/officeDocument/2006/relationships/footer" Target="footer9.xml" Id="rId36" /><Relationship Type="http://schemas.openxmlformats.org/officeDocument/2006/relationships/endnotes" Target="endnotes.xml" Id="rId10" /><Relationship Type="http://schemas.openxmlformats.org/officeDocument/2006/relationships/footer" Target="footer2.xml" Id="rId19" /><Relationship Type="http://schemas.openxmlformats.org/officeDocument/2006/relationships/header" Target="header7.xm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2.png" Id="rId22" /><Relationship Type="http://schemas.openxmlformats.org/officeDocument/2006/relationships/footer" Target="footer4.xml" Id="rId27" /><Relationship Type="http://schemas.openxmlformats.org/officeDocument/2006/relationships/footer" Target="footer6.xml" Id="rId30" /><Relationship Type="http://schemas.openxmlformats.org/officeDocument/2006/relationships/header" Target="header9.xml" Id="rId35" /><Relationship Type="http://schemas.openxmlformats.org/officeDocument/2006/relationships/glossaryDocument" Target="glossary/document.xml" Id="Rd45dd93a3a1f427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23c6612-746f-4a8d-a0c6-3ae924192034}"/>
      </w:docPartPr>
      <w:docPartBody>
        <w:p w14:paraId="332CF53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1DAE15A8A044AF4C90B2C91A396E124F" ma:contentTypeVersion="8" ma:contentTypeDescription="Crear nuevo documento." ma:contentTypeScope="" ma:versionID="c841cb3c5775b460c8cdab70c33efac6">
  <xsd:schema xmlns:xsd="http://www.w3.org/2001/XMLSchema" xmlns:xs="http://www.w3.org/2001/XMLSchema" xmlns:p="http://schemas.microsoft.com/office/2006/metadata/properties" xmlns:ns2="fecce1b3-694a-4a80-9daa-87b4ccfff5b9" targetNamespace="http://schemas.microsoft.com/office/2006/metadata/properties" ma:root="true" ma:fieldsID="832f6480a4c6f8aaecbe7cd77ea70b4a" ns2:_="">
    <xsd:import namespace="fecce1b3-694a-4a80-9daa-87b4ccfff5b9"/>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cce1b3-694a-4a80-9daa-87b4ccfff5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AE0194-16B7-4356-9A53-A34894CC2B63}">
  <ds:schemaRefs>
    <ds:schemaRef ds:uri="http://schemas.openxmlformats.org/officeDocument/2006/bibliography"/>
  </ds:schemaRefs>
</ds:datastoreItem>
</file>

<file path=customXml/itemProps2.xml><?xml version="1.0" encoding="utf-8"?>
<ds:datastoreItem xmlns:ds="http://schemas.openxmlformats.org/officeDocument/2006/customXml" ds:itemID="{6E36C895-60BB-4CF5-A2A4-B43B7BF2C50F}"/>
</file>

<file path=customXml/itemProps3.xml><?xml version="1.0" encoding="utf-8"?>
<ds:datastoreItem xmlns:ds="http://schemas.openxmlformats.org/officeDocument/2006/customXml" ds:itemID="{0EFCEDB9-075E-45D5-83AE-6020CF74379D}">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6E7A668E-6196-49EE-AE79-BFFF8554E51B}">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Especificacion del Sistema</dc:title>
  <dc:subject/>
  <dc:creator>Javier Tuya</dc:creator>
  <cp:keywords/>
  <cp:lastModifiedBy>Juan Francisco Mier Montoto</cp:lastModifiedBy>
  <cp:revision>128</cp:revision>
  <dcterms:created xsi:type="dcterms:W3CDTF">2022-09-25T17:15:00Z</dcterms:created>
  <dcterms:modified xsi:type="dcterms:W3CDTF">2022-10-23T17:25:03Z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0x0101001DAE15A8A044AF4C90B2C91A396E124F</vt:lpwstr>
  </property>
  <property fmtid="{D5CDD505-2E9C-101B-9397-08002B2CF9AE}" pid="3" name="Order">
    <vt:r8>500</vt:r8>
  </property>
  <property fmtid="{D5CDD505-2E9C-101B-9397-08002B2CF9AE}" pid="4" name="xd_Signature">
    <vt:bool>false</vt:bool>
  </property>
  <property fmtid="{D5CDD505-2E9C-101B-9397-08002B2CF9AE}" pid="5" name="_ExtendedDescription">
    <vt:lpwstr/>
  </property>
  <property fmtid="{D5CDD505-2E9C-101B-9397-08002B2CF9AE}" pid="6" name="xd_ProgID">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_SourceUrl">
    <vt:lpwstr/>
  </property>
  <property fmtid="{D5CDD505-2E9C-101B-9397-08002B2CF9AE}" pid="11" name="_SharedFileIndex">
    <vt:lpwstr/>
  </property>
</Properties>
</file>